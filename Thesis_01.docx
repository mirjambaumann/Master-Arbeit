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568DF" w:rsidRPr="00F01A94" w:rsidRDefault="00AB288A" w:rsidP="00D568DF">
      <w:pPr>
        <w:rPr>
          <w:ins w:id="0" w:author="Weiss Fabienne" w:date="2014-08-29T11:03:00Z"/>
          <w:vanish/>
        </w:rPr>
      </w:pPr>
      <w:ins w:id="1" w:author="Zbinden Alex" w:date="2014-08-30T18:38:00Z">
        <w:r w:rsidRPr="00F01A94">
          <w:rPr>
            <w:vanish/>
          </w:rPr>
          <w:t xml:space="preserve">Anmerkung für Autoren: Die technischen Hinweise sind als „ausgeblendeter Text“ (in grün) dargestellt. Um diesen zu erkennen, sollten Sie in der Menu-registerkarte „Datei“ (bei Office 2010) unter „Optionen“ </w:t>
        </w:r>
        <w:r w:rsidRPr="00F01A94">
          <w:rPr>
            <w:vanish/>
          </w:rPr>
          <w:sym w:font="Symbol" w:char="F0AE"/>
        </w:r>
        <w:r w:rsidRPr="00F01A94">
          <w:rPr>
            <w:vanish/>
          </w:rPr>
          <w:t xml:space="preserve"> „Anzeige“ </w:t>
        </w:r>
        <w:r w:rsidRPr="00F01A94">
          <w:rPr>
            <w:vanish/>
          </w:rPr>
          <w:sym w:font="Symbol" w:char="F0AE"/>
        </w:r>
        <w:r w:rsidRPr="00F01A94">
          <w:rPr>
            <w:vanish/>
          </w:rPr>
          <w:t xml:space="preserve"> „diese Formatierungszeichen immer anzeigen“ </w:t>
        </w:r>
        <w:r w:rsidRPr="00F01A94">
          <w:rPr>
            <w:vanish/>
          </w:rPr>
          <w:sym w:font="Symbol" w:char="F0AE"/>
        </w:r>
        <w:r w:rsidRPr="00F01A94">
          <w:rPr>
            <w:vanish/>
          </w:rPr>
          <w:t xml:space="preserve"> alle Kästchen insbesondere „ausgeblendeter Text“ markieren. Dieses Kästchen und den grünen Text können Sie nach dem Lesen löschen. Damit alle Manuskripte einheitlich formatiert sind, können Sie nur mit den vorgegebenen Styles arbeiten. Alle anderen Formatierungen sind blockiert. Einen Fettdruck erreichen Sie zum Beispiel durch Wahl des Stils „fett“ unter „Formatvorlagen“ in der „Start“ - Leiste.</w:t>
        </w:r>
        <w:r>
          <w:rPr>
            <w:vanish/>
          </w:rPr>
          <w:t xml:space="preserve"> Zum Ausschalten. Diese Einschränkung </w:t>
        </w:r>
      </w:ins>
      <w:ins w:id="2" w:author="Zbinden Alex" w:date="2014-08-30T18:42:00Z">
        <w:r>
          <w:rPr>
            <w:vanish/>
          </w:rPr>
          <w:t xml:space="preserve">verhindert eine chaotische Strukturierung, Sie </w:t>
        </w:r>
      </w:ins>
      <w:ins w:id="3" w:author="Zbinden Alex" w:date="2014-08-30T18:38:00Z">
        <w:r>
          <w:rPr>
            <w:vanish/>
          </w:rPr>
          <w:t xml:space="preserve">können </w:t>
        </w:r>
      </w:ins>
      <w:ins w:id="4" w:author="Zbinden Alex" w:date="2014-08-30T18:42:00Z">
        <w:r>
          <w:rPr>
            <w:vanish/>
          </w:rPr>
          <w:t xml:space="preserve">diese aber </w:t>
        </w:r>
      </w:ins>
      <w:ins w:id="5" w:author="Zbinden Alex" w:date="2014-08-30T18:38:00Z">
        <w:r>
          <w:rPr>
            <w:vanish/>
          </w:rPr>
          <w:t xml:space="preserve">unter </w:t>
        </w:r>
      </w:ins>
      <w:ins w:id="6" w:author="Zbinden Alex" w:date="2014-08-30T18:41:00Z">
        <w:r>
          <w:rPr>
            <w:vanish/>
          </w:rPr>
          <w:t xml:space="preserve">„ÜBERPRÜFEN“ – „Schützen“ ohne Passwort aufheben. </w:t>
        </w:r>
      </w:ins>
    </w:p>
    <w:tbl>
      <w:tblPr>
        <w:tblW w:w="5000" w:type="pct"/>
        <w:tblLook w:val="04A0" w:firstRow="1" w:lastRow="0" w:firstColumn="1" w:lastColumn="0" w:noHBand="0" w:noVBand="1"/>
      </w:tblPr>
      <w:tblGrid>
        <w:gridCol w:w="2473"/>
        <w:gridCol w:w="7165"/>
      </w:tblGrid>
      <w:tr w:rsidR="002B4557" w:rsidTr="00BF5744">
        <w:tc>
          <w:tcPr>
            <w:tcW w:w="5000" w:type="pct"/>
            <w:gridSpan w:val="2"/>
          </w:tcPr>
          <w:p w:rsidR="002B4557" w:rsidRPr="002B4557" w:rsidRDefault="00D74958" w:rsidP="006570DD">
            <w:pPr>
              <w:pStyle w:val="Titel"/>
            </w:pPr>
            <w:bookmarkStart w:id="7" w:name="_Toc472682634"/>
            <w:bookmarkStart w:id="8" w:name="_Toc289011611"/>
            <w:bookmarkStart w:id="9" w:name="_Toc316376017"/>
            <w:bookmarkStart w:id="10" w:name="_Toc397022875"/>
            <w:r>
              <w:t>Masterthesis – Quo Vadis</w:t>
            </w:r>
            <w:r>
              <w:br/>
              <w:t>Logistik im Wohnheim Riggisberg</w:t>
            </w:r>
            <w:bookmarkEnd w:id="7"/>
          </w:p>
        </w:tc>
      </w:tr>
      <w:tr w:rsidR="002B4557" w:rsidTr="00BF5744">
        <w:tc>
          <w:tcPr>
            <w:tcW w:w="5000" w:type="pct"/>
            <w:gridSpan w:val="2"/>
            <w:vAlign w:val="center"/>
          </w:tcPr>
          <w:p w:rsidR="002B4557" w:rsidRPr="002B4557" w:rsidRDefault="002B4557" w:rsidP="002B4557">
            <w:r w:rsidRPr="002B4557">
              <w:t>.</w:t>
            </w:r>
          </w:p>
        </w:tc>
      </w:tr>
      <w:tr w:rsidR="002B4557" w:rsidTr="00BF5744">
        <w:tc>
          <w:tcPr>
            <w:tcW w:w="1283" w:type="pct"/>
            <w:vAlign w:val="center"/>
          </w:tcPr>
          <w:p w:rsidR="002B4557" w:rsidRPr="002B4557" w:rsidRDefault="002B4557" w:rsidP="002B4557">
            <w:r w:rsidRPr="00C04FE7">
              <w:t>Autor(en):</w:t>
            </w:r>
          </w:p>
        </w:tc>
        <w:tc>
          <w:tcPr>
            <w:tcW w:w="3717" w:type="pct"/>
            <w:vAlign w:val="center"/>
          </w:tcPr>
          <w:p w:rsidR="002B4557" w:rsidRPr="002B4557" w:rsidRDefault="00D74958" w:rsidP="00D74958">
            <w:r>
              <w:t>Mirjam Baumann</w:t>
            </w:r>
          </w:p>
        </w:tc>
      </w:tr>
      <w:tr w:rsidR="002B4557" w:rsidTr="00BF5744">
        <w:tc>
          <w:tcPr>
            <w:tcW w:w="1283" w:type="pct"/>
            <w:vAlign w:val="center"/>
          </w:tcPr>
          <w:p w:rsidR="002B4557" w:rsidRPr="002B4557" w:rsidRDefault="002B4557" w:rsidP="002B4557">
            <w:r>
              <w:t>Kontaktdaten</w:t>
            </w:r>
          </w:p>
        </w:tc>
        <w:tc>
          <w:tcPr>
            <w:tcW w:w="3717" w:type="pct"/>
            <w:vAlign w:val="center"/>
          </w:tcPr>
          <w:p w:rsidR="002B4557" w:rsidRDefault="0037526E" w:rsidP="002B4557">
            <w:r>
              <w:t>Schlossweg 5, 3132 Riggisberg</w:t>
            </w:r>
          </w:p>
        </w:tc>
      </w:tr>
      <w:tr w:rsidR="002B4557" w:rsidTr="00BF5744">
        <w:trPr>
          <w:hidden/>
        </w:trPr>
        <w:tc>
          <w:tcPr>
            <w:tcW w:w="1283" w:type="pct"/>
            <w:vAlign w:val="center"/>
          </w:tcPr>
          <w:p w:rsidR="002B4557" w:rsidRPr="002B4557" w:rsidRDefault="002B4557" w:rsidP="002B4557">
            <w:pPr>
              <w:pStyle w:val="StandardErluterung"/>
            </w:pPr>
            <w:r>
              <w:t>H</w:t>
            </w:r>
            <w:r w:rsidRPr="002B4557">
              <w:t xml:space="preserve">ier können Sie z.B. (fakultativ) ein Bild einfügen. </w:t>
            </w:r>
          </w:p>
        </w:tc>
        <w:tc>
          <w:tcPr>
            <w:tcW w:w="3717" w:type="pct"/>
            <w:vAlign w:val="center"/>
          </w:tcPr>
          <w:p w:rsidR="002B4557" w:rsidRPr="002B4557" w:rsidRDefault="0037526E" w:rsidP="002B4557">
            <w:r>
              <w:rPr>
                <w:noProof/>
                <w:lang w:eastAsia="de-CH"/>
              </w:rPr>
              <w:drawing>
                <wp:inline distT="0" distB="0" distL="0" distR="0" wp14:anchorId="351243DC" wp14:editId="7DD352F2">
                  <wp:extent cx="2038350" cy="1433292"/>
                  <wp:effectExtent l="0" t="0" r="0" b="0"/>
                  <wp:docPr id="1" name="Bild 1" descr="Bildergebnis für Logisti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ildergebnis für Logistik"/>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047067" cy="1439421"/>
                          </a:xfrm>
                          <a:prstGeom prst="rect">
                            <a:avLst/>
                          </a:prstGeom>
                          <a:noFill/>
                          <a:ln>
                            <a:noFill/>
                          </a:ln>
                        </pic:spPr>
                      </pic:pic>
                    </a:graphicData>
                  </a:graphic>
                </wp:inline>
              </w:drawing>
            </w:r>
          </w:p>
        </w:tc>
      </w:tr>
      <w:tr w:rsidR="002B4557" w:rsidTr="00BF5744">
        <w:tc>
          <w:tcPr>
            <w:tcW w:w="1283" w:type="pct"/>
            <w:vAlign w:val="center"/>
          </w:tcPr>
          <w:p w:rsidR="002B4557" w:rsidRPr="002B4557" w:rsidRDefault="002B4557" w:rsidP="002B4557">
            <w:r>
              <w:t>Experte(n):</w:t>
            </w:r>
          </w:p>
        </w:tc>
        <w:tc>
          <w:tcPr>
            <w:tcW w:w="3717" w:type="pct"/>
            <w:vAlign w:val="center"/>
          </w:tcPr>
          <w:p w:rsidR="002B4557" w:rsidRPr="00F149F5" w:rsidRDefault="0037526E" w:rsidP="002B4557">
            <w:r>
              <w:t>Guido Sammler</w:t>
            </w:r>
          </w:p>
        </w:tc>
      </w:tr>
      <w:tr w:rsidR="002B4557" w:rsidTr="00BF5744">
        <w:tc>
          <w:tcPr>
            <w:tcW w:w="1283" w:type="pct"/>
            <w:vAlign w:val="center"/>
          </w:tcPr>
          <w:p w:rsidR="002B4557" w:rsidRPr="002B4557" w:rsidRDefault="002B4557" w:rsidP="002B4557">
            <w:r>
              <w:t>Betriebsinterner</w:t>
            </w:r>
            <w:r>
              <w:br/>
            </w:r>
            <w:r w:rsidRPr="002B4557">
              <w:t>Betreuer</w:t>
            </w:r>
          </w:p>
        </w:tc>
        <w:tc>
          <w:tcPr>
            <w:tcW w:w="3717" w:type="pct"/>
            <w:vAlign w:val="center"/>
          </w:tcPr>
          <w:p w:rsidR="002B4557" w:rsidRPr="0037526E" w:rsidRDefault="0037526E" w:rsidP="002B4557">
            <w:pPr>
              <w:pStyle w:val="StandardErluterung"/>
              <w:rPr>
                <w:smallCaps w:val="0"/>
                <w:color w:val="auto"/>
              </w:rPr>
            </w:pPr>
            <w:r w:rsidRPr="0037526E">
              <w:rPr>
                <w:smallCaps w:val="0"/>
                <w:vanish w:val="0"/>
                <w:color w:val="auto"/>
                <w:sz w:val="22"/>
              </w:rPr>
              <w:t xml:space="preserve">Luca lo Faso </w:t>
            </w:r>
          </w:p>
        </w:tc>
      </w:tr>
      <w:tr w:rsidR="00D53776" w:rsidTr="00BF5744">
        <w:tc>
          <w:tcPr>
            <w:tcW w:w="1283" w:type="pct"/>
          </w:tcPr>
          <w:p w:rsidR="00D53776" w:rsidRPr="00D53776" w:rsidRDefault="00D53776" w:rsidP="00D53776">
            <w:r>
              <w:t>Prüfungsleiter:</w:t>
            </w:r>
          </w:p>
        </w:tc>
        <w:sdt>
          <w:sdtPr>
            <w:alias w:val="Prüfungsleiter"/>
            <w:tag w:val="Prüfungsleiter"/>
            <w:id w:val="1145250926"/>
            <w:placeholder>
              <w:docPart w:val="77D5D43564484F449B5AEBC7D09E3991"/>
            </w:placeholder>
            <w15:color w:val="99CC00"/>
            <w:comboBox>
              <w:listItem w:value="Wählen Sie ein Element aus."/>
              <w:listItem w:displayText="Bleuer Jürg" w:value="Bleuer Jürg"/>
              <w:listItem w:displayText="Greulich Anreas" w:value="Greulich Anreas"/>
              <w:listItem w:displayText="Schumacher Peter" w:value="Schumacher Peter"/>
              <w:listItem w:displayText="Steck Jürg" w:value="Steck Jürg"/>
              <w:listItem w:displayText="Zbinden Alex" w:value="Zbinden Alex"/>
              <w:listItem w:displayText="Zahnd Daniel" w:value="Zahnd Daniel"/>
            </w:comboBox>
          </w:sdtPr>
          <w:sdtContent>
            <w:tc>
              <w:tcPr>
                <w:tcW w:w="3717" w:type="pct"/>
              </w:tcPr>
              <w:p w:rsidR="00D53776" w:rsidRPr="00D53776" w:rsidRDefault="0037526E" w:rsidP="00D53776">
                <w:r>
                  <w:t>Greulich Andreas</w:t>
                </w:r>
              </w:p>
            </w:tc>
          </w:sdtContent>
        </w:sdt>
      </w:tr>
      <w:tr w:rsidR="00D53776" w:rsidTr="00BF5744">
        <w:tc>
          <w:tcPr>
            <w:tcW w:w="1283" w:type="pct"/>
          </w:tcPr>
          <w:p w:rsidR="00D53776" w:rsidRPr="00D53776" w:rsidRDefault="00D53776" w:rsidP="00D53776">
            <w:r>
              <w:t>Art der Arbeit</w:t>
            </w:r>
          </w:p>
        </w:tc>
        <w:tc>
          <w:tcPr>
            <w:tcW w:w="3717" w:type="pct"/>
          </w:tcPr>
          <w:sdt>
            <w:sdtPr>
              <w:alias w:val="Art der Arbeit"/>
              <w:tag w:val="Art der Arbeit"/>
              <w:id w:val="1852455010"/>
              <w:placeholder>
                <w:docPart w:val="A30D310F12CD49199A1C454969AEEF2C"/>
              </w:placeholder>
              <w15:color w:val="99CC00"/>
              <w:dropDownList>
                <w:listItem w:value="Wählen Sie ein Element aus."/>
                <w:listItem w:displayText="Nach Phänomen" w:value="Nach Phänomen"/>
                <w:listItem w:displayText="Nach Entwicklung" w:value="Nach Entwicklung"/>
                <w:listItem w:displayText="Nach Produkt" w:value="Nach Produkt"/>
                <w:listItem w:displayText="Nach System" w:value="Nach System"/>
                <w:listItem w:displayText="Nach Projekt" w:value="Nach Projekt"/>
                <w:listItem w:displayText="Nach Konzept" w:value="Nach Konzept"/>
              </w:dropDownList>
            </w:sdtPr>
            <w:sdtContent>
              <w:p w:rsidR="00D53776" w:rsidRPr="00D53776" w:rsidRDefault="0037526E" w:rsidP="00D53776">
                <w:r>
                  <w:t>Nach Projekt</w:t>
                </w:r>
              </w:p>
            </w:sdtContent>
          </w:sdt>
        </w:tc>
      </w:tr>
    </w:tbl>
    <w:sdt>
      <w:sdtPr>
        <w:id w:val="1975720683"/>
        <w:docPartObj>
          <w:docPartGallery w:val="Table of Contents"/>
          <w:docPartUnique/>
        </w:docPartObj>
      </w:sdtPr>
      <w:sdtContent>
        <w:p w:rsidR="00CF4358" w:rsidRDefault="00CF4358" w:rsidP="00380AAF">
          <w:r>
            <w:br w:type="page"/>
          </w:r>
        </w:p>
        <w:p w:rsidR="002B4557" w:rsidRPr="004439EC" w:rsidRDefault="002B4557" w:rsidP="00CF4358">
          <w:pPr>
            <w:pStyle w:val="Subtitel"/>
            <w:rPr>
              <w:color w:val="auto"/>
            </w:rPr>
          </w:pPr>
          <w:r w:rsidRPr="004439EC">
            <w:rPr>
              <w:color w:val="auto"/>
            </w:rPr>
            <w:lastRenderedPageBreak/>
            <w:t>Inhalt</w:t>
          </w:r>
        </w:p>
        <w:p w:rsidR="002B4557" w:rsidRPr="004439EC" w:rsidRDefault="002B4557" w:rsidP="002B4557">
          <w:pPr>
            <w:pStyle w:val="StandardErluterung"/>
            <w:rPr>
              <w:color w:val="auto"/>
            </w:rPr>
          </w:pPr>
          <w:r w:rsidRPr="004439EC">
            <w:rPr>
              <w:color w:val="auto"/>
            </w:rPr>
            <w:t>{zum Aktualisieren irgendwo im Inhaltsverzeichnis  &lt;F9&gt; drücken}</w:t>
          </w:r>
        </w:p>
        <w:p w:rsidR="0097137E" w:rsidRDefault="002B4557">
          <w:pPr>
            <w:pStyle w:val="Verzeichnis1"/>
            <w:rPr>
              <w:rFonts w:asciiTheme="minorHAnsi" w:eastAsiaTheme="minorEastAsia" w:hAnsiTheme="minorHAnsi" w:cstheme="minorBidi"/>
              <w:b w:val="0"/>
              <w:bCs w:val="0"/>
              <w:caps w:val="0"/>
              <w:noProof/>
              <w:kern w:val="0"/>
              <w:sz w:val="22"/>
              <w:szCs w:val="22"/>
              <w:lang w:eastAsia="de-CH"/>
            </w:rPr>
          </w:pPr>
          <w:r w:rsidRPr="004439EC">
            <w:fldChar w:fldCharType="begin"/>
          </w:r>
          <w:r w:rsidRPr="004439EC">
            <w:instrText xml:space="preserve"> TOC \o "1-3" \h \z \u </w:instrText>
          </w:r>
          <w:r w:rsidRPr="004439EC">
            <w:fldChar w:fldCharType="separate"/>
          </w:r>
          <w:hyperlink w:anchor="_Toc472682634" w:history="1">
            <w:r w:rsidR="0097137E" w:rsidRPr="00E43860">
              <w:rPr>
                <w:rStyle w:val="Hyperlink"/>
                <w:noProof/>
              </w:rPr>
              <w:t>Masterthesis – Quo Vadis Logistik im Wohnheim Riggisberg</w:t>
            </w:r>
            <w:r w:rsidR="0097137E">
              <w:rPr>
                <w:noProof/>
                <w:webHidden/>
              </w:rPr>
              <w:tab/>
            </w:r>
            <w:r w:rsidR="0097137E">
              <w:rPr>
                <w:noProof/>
                <w:webHidden/>
              </w:rPr>
              <w:fldChar w:fldCharType="begin"/>
            </w:r>
            <w:r w:rsidR="0097137E">
              <w:rPr>
                <w:noProof/>
                <w:webHidden/>
              </w:rPr>
              <w:instrText xml:space="preserve"> PAGEREF _Toc472682634 \h </w:instrText>
            </w:r>
            <w:r w:rsidR="0097137E">
              <w:rPr>
                <w:noProof/>
                <w:webHidden/>
              </w:rPr>
            </w:r>
            <w:r w:rsidR="0097137E">
              <w:rPr>
                <w:noProof/>
                <w:webHidden/>
              </w:rPr>
              <w:fldChar w:fldCharType="separate"/>
            </w:r>
            <w:r w:rsidR="0097137E">
              <w:rPr>
                <w:noProof/>
                <w:webHidden/>
              </w:rPr>
              <w:t>1</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35" w:history="1">
            <w:r w:rsidR="0097137E" w:rsidRPr="00E43860">
              <w:rPr>
                <w:rStyle w:val="Hyperlink"/>
                <w:noProof/>
              </w:rPr>
              <w:t>1.</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Zusammenfassung</w:t>
            </w:r>
            <w:r w:rsidR="0097137E">
              <w:rPr>
                <w:noProof/>
                <w:webHidden/>
              </w:rPr>
              <w:tab/>
            </w:r>
            <w:r w:rsidR="0097137E">
              <w:rPr>
                <w:noProof/>
                <w:webHidden/>
              </w:rPr>
              <w:fldChar w:fldCharType="begin"/>
            </w:r>
            <w:r w:rsidR="0097137E">
              <w:rPr>
                <w:noProof/>
                <w:webHidden/>
              </w:rPr>
              <w:instrText xml:space="preserve"> PAGEREF _Toc472682635 \h </w:instrText>
            </w:r>
            <w:r w:rsidR="0097137E">
              <w:rPr>
                <w:noProof/>
                <w:webHidden/>
              </w:rPr>
            </w:r>
            <w:r w:rsidR="0097137E">
              <w:rPr>
                <w:noProof/>
                <w:webHidden/>
              </w:rPr>
              <w:fldChar w:fldCharType="separate"/>
            </w:r>
            <w:r w:rsidR="0097137E">
              <w:rPr>
                <w:noProof/>
                <w:webHidden/>
              </w:rPr>
              <w:t>3</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36" w:history="1">
            <w:r w:rsidR="0097137E" w:rsidRPr="00E43860">
              <w:rPr>
                <w:rStyle w:val="Hyperlink"/>
                <w:noProof/>
              </w:rPr>
              <w:t>2.</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Management Summary</w:t>
            </w:r>
            <w:r w:rsidR="0097137E">
              <w:rPr>
                <w:noProof/>
                <w:webHidden/>
              </w:rPr>
              <w:tab/>
            </w:r>
            <w:r w:rsidR="0097137E">
              <w:rPr>
                <w:noProof/>
                <w:webHidden/>
              </w:rPr>
              <w:fldChar w:fldCharType="begin"/>
            </w:r>
            <w:r w:rsidR="0097137E">
              <w:rPr>
                <w:noProof/>
                <w:webHidden/>
              </w:rPr>
              <w:instrText xml:space="preserve"> PAGEREF _Toc472682636 \h </w:instrText>
            </w:r>
            <w:r w:rsidR="0097137E">
              <w:rPr>
                <w:noProof/>
                <w:webHidden/>
              </w:rPr>
            </w:r>
            <w:r w:rsidR="0097137E">
              <w:rPr>
                <w:noProof/>
                <w:webHidden/>
              </w:rPr>
              <w:fldChar w:fldCharType="separate"/>
            </w:r>
            <w:r w:rsidR="0097137E">
              <w:rPr>
                <w:noProof/>
                <w:webHidden/>
              </w:rPr>
              <w:t>3</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37" w:history="1">
            <w:r w:rsidR="0097137E" w:rsidRPr="00E43860">
              <w:rPr>
                <w:rStyle w:val="Hyperlink"/>
                <w:noProof/>
              </w:rPr>
              <w:t>3.</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Einleitung</w:t>
            </w:r>
            <w:r w:rsidR="0097137E">
              <w:rPr>
                <w:noProof/>
                <w:webHidden/>
              </w:rPr>
              <w:tab/>
            </w:r>
            <w:r w:rsidR="0097137E">
              <w:rPr>
                <w:noProof/>
                <w:webHidden/>
              </w:rPr>
              <w:fldChar w:fldCharType="begin"/>
            </w:r>
            <w:r w:rsidR="0097137E">
              <w:rPr>
                <w:noProof/>
                <w:webHidden/>
              </w:rPr>
              <w:instrText xml:space="preserve"> PAGEREF _Toc472682637 \h </w:instrText>
            </w:r>
            <w:r w:rsidR="0097137E">
              <w:rPr>
                <w:noProof/>
                <w:webHidden/>
              </w:rPr>
            </w:r>
            <w:r w:rsidR="0097137E">
              <w:rPr>
                <w:noProof/>
                <w:webHidden/>
              </w:rPr>
              <w:fldChar w:fldCharType="separate"/>
            </w:r>
            <w:r w:rsidR="0097137E">
              <w:rPr>
                <w:noProof/>
                <w:webHidden/>
              </w:rPr>
              <w:t>4</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38" w:history="1">
            <w:r w:rsidR="0097137E" w:rsidRPr="00E43860">
              <w:rPr>
                <w:rStyle w:val="Hyperlink"/>
                <w:noProof/>
                <w:lang w:eastAsia="de-CH"/>
              </w:rPr>
              <w:t>3.1</w:t>
            </w:r>
            <w:r w:rsidR="0097137E">
              <w:rPr>
                <w:rFonts w:eastAsiaTheme="minorEastAsia" w:cstheme="minorBidi"/>
                <w:b w:val="0"/>
                <w:bCs w:val="0"/>
                <w:noProof/>
                <w:kern w:val="0"/>
                <w:sz w:val="22"/>
                <w:szCs w:val="22"/>
                <w:lang w:eastAsia="de-CH"/>
              </w:rPr>
              <w:tab/>
            </w:r>
            <w:r w:rsidR="0097137E" w:rsidRPr="00E43860">
              <w:rPr>
                <w:rStyle w:val="Hyperlink"/>
                <w:noProof/>
                <w:lang w:eastAsia="de-CH"/>
              </w:rPr>
              <w:t>Zeitplanung</w:t>
            </w:r>
            <w:r w:rsidR="0097137E">
              <w:rPr>
                <w:noProof/>
                <w:webHidden/>
              </w:rPr>
              <w:tab/>
            </w:r>
            <w:r w:rsidR="0097137E">
              <w:rPr>
                <w:noProof/>
                <w:webHidden/>
              </w:rPr>
              <w:fldChar w:fldCharType="begin"/>
            </w:r>
            <w:r w:rsidR="0097137E">
              <w:rPr>
                <w:noProof/>
                <w:webHidden/>
              </w:rPr>
              <w:instrText xml:space="preserve"> PAGEREF _Toc472682638 \h </w:instrText>
            </w:r>
            <w:r w:rsidR="0097137E">
              <w:rPr>
                <w:noProof/>
                <w:webHidden/>
              </w:rPr>
            </w:r>
            <w:r w:rsidR="0097137E">
              <w:rPr>
                <w:noProof/>
                <w:webHidden/>
              </w:rPr>
              <w:fldChar w:fldCharType="separate"/>
            </w:r>
            <w:r w:rsidR="0097137E">
              <w:rPr>
                <w:noProof/>
                <w:webHidden/>
              </w:rPr>
              <w:t>4</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39" w:history="1">
            <w:r w:rsidR="0097137E" w:rsidRPr="00E43860">
              <w:rPr>
                <w:rStyle w:val="Hyperlink"/>
                <w:noProof/>
                <w:lang w:eastAsia="de-CH"/>
              </w:rPr>
              <w:t>3.2</w:t>
            </w:r>
            <w:r w:rsidR="0097137E">
              <w:rPr>
                <w:rFonts w:eastAsiaTheme="minorEastAsia" w:cstheme="minorBidi"/>
                <w:b w:val="0"/>
                <w:bCs w:val="0"/>
                <w:noProof/>
                <w:kern w:val="0"/>
                <w:sz w:val="22"/>
                <w:szCs w:val="22"/>
                <w:lang w:eastAsia="de-CH"/>
              </w:rPr>
              <w:tab/>
            </w:r>
            <w:r w:rsidR="0097137E" w:rsidRPr="00E43860">
              <w:rPr>
                <w:rStyle w:val="Hyperlink"/>
                <w:noProof/>
                <w:lang w:eastAsia="de-CH"/>
              </w:rPr>
              <w:t>Ausgangslage</w:t>
            </w:r>
            <w:r w:rsidR="0097137E">
              <w:rPr>
                <w:noProof/>
                <w:webHidden/>
              </w:rPr>
              <w:tab/>
            </w:r>
            <w:r w:rsidR="0097137E">
              <w:rPr>
                <w:noProof/>
                <w:webHidden/>
              </w:rPr>
              <w:fldChar w:fldCharType="begin"/>
            </w:r>
            <w:r w:rsidR="0097137E">
              <w:rPr>
                <w:noProof/>
                <w:webHidden/>
              </w:rPr>
              <w:instrText xml:space="preserve"> PAGEREF _Toc472682639 \h </w:instrText>
            </w:r>
            <w:r w:rsidR="0097137E">
              <w:rPr>
                <w:noProof/>
                <w:webHidden/>
              </w:rPr>
            </w:r>
            <w:r w:rsidR="0097137E">
              <w:rPr>
                <w:noProof/>
                <w:webHidden/>
              </w:rPr>
              <w:fldChar w:fldCharType="separate"/>
            </w:r>
            <w:r w:rsidR="0097137E">
              <w:rPr>
                <w:noProof/>
                <w:webHidden/>
              </w:rPr>
              <w:t>4</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40" w:history="1">
            <w:r w:rsidR="0097137E" w:rsidRPr="00E43860">
              <w:rPr>
                <w:rStyle w:val="Hyperlink"/>
                <w:rFonts w:cs="Lucida Sans"/>
                <w:noProof/>
                <w:lang w:eastAsia="de-CH"/>
              </w:rPr>
              <w:t>4.</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Ist Situation</w:t>
            </w:r>
            <w:r w:rsidR="0097137E">
              <w:rPr>
                <w:noProof/>
                <w:webHidden/>
              </w:rPr>
              <w:tab/>
            </w:r>
            <w:r w:rsidR="0097137E">
              <w:rPr>
                <w:noProof/>
                <w:webHidden/>
              </w:rPr>
              <w:fldChar w:fldCharType="begin"/>
            </w:r>
            <w:r w:rsidR="0097137E">
              <w:rPr>
                <w:noProof/>
                <w:webHidden/>
              </w:rPr>
              <w:instrText xml:space="preserve"> PAGEREF _Toc472682640 \h </w:instrText>
            </w:r>
            <w:r w:rsidR="0097137E">
              <w:rPr>
                <w:noProof/>
                <w:webHidden/>
              </w:rPr>
            </w:r>
            <w:r w:rsidR="0097137E">
              <w:rPr>
                <w:noProof/>
                <w:webHidden/>
              </w:rPr>
              <w:fldChar w:fldCharType="separate"/>
            </w:r>
            <w:r w:rsidR="0097137E">
              <w:rPr>
                <w:noProof/>
                <w:webHidden/>
              </w:rPr>
              <w:t>4</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41" w:history="1">
            <w:r w:rsidR="0097137E" w:rsidRPr="00E43860">
              <w:rPr>
                <w:rStyle w:val="Hyperlink"/>
                <w:noProof/>
                <w:lang w:eastAsia="de-CH"/>
              </w:rPr>
              <w:t>4.1</w:t>
            </w:r>
            <w:r w:rsidR="0097137E">
              <w:rPr>
                <w:rFonts w:eastAsiaTheme="minorEastAsia" w:cstheme="minorBidi"/>
                <w:b w:val="0"/>
                <w:bCs w:val="0"/>
                <w:noProof/>
                <w:kern w:val="0"/>
                <w:sz w:val="22"/>
                <w:szCs w:val="22"/>
                <w:lang w:eastAsia="de-CH"/>
              </w:rPr>
              <w:tab/>
            </w:r>
            <w:r w:rsidR="0097137E" w:rsidRPr="00E43860">
              <w:rPr>
                <w:rStyle w:val="Hyperlink"/>
                <w:noProof/>
                <w:lang w:eastAsia="de-CH"/>
              </w:rPr>
              <w:t>Lieferantenmanagement</w:t>
            </w:r>
            <w:r w:rsidR="0097137E">
              <w:rPr>
                <w:noProof/>
                <w:webHidden/>
              </w:rPr>
              <w:tab/>
            </w:r>
            <w:r w:rsidR="0097137E">
              <w:rPr>
                <w:noProof/>
                <w:webHidden/>
              </w:rPr>
              <w:fldChar w:fldCharType="begin"/>
            </w:r>
            <w:r w:rsidR="0097137E">
              <w:rPr>
                <w:noProof/>
                <w:webHidden/>
              </w:rPr>
              <w:instrText xml:space="preserve"> PAGEREF _Toc472682641 \h </w:instrText>
            </w:r>
            <w:r w:rsidR="0097137E">
              <w:rPr>
                <w:noProof/>
                <w:webHidden/>
              </w:rPr>
            </w:r>
            <w:r w:rsidR="0097137E">
              <w:rPr>
                <w:noProof/>
                <w:webHidden/>
              </w:rPr>
              <w:fldChar w:fldCharType="separate"/>
            </w:r>
            <w:r w:rsidR="0097137E">
              <w:rPr>
                <w:noProof/>
                <w:webHidden/>
              </w:rPr>
              <w:t>5</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42" w:history="1">
            <w:r w:rsidR="0097137E" w:rsidRPr="00E43860">
              <w:rPr>
                <w:rStyle w:val="Hyperlink"/>
                <w:rFonts w:cs="Lucida Sans"/>
                <w:noProof/>
                <w:lang w:eastAsia="de-CH"/>
              </w:rPr>
              <w:t>4.1.1</w:t>
            </w:r>
            <w:r w:rsidR="0097137E">
              <w:rPr>
                <w:rFonts w:eastAsiaTheme="minorEastAsia" w:cstheme="minorBidi"/>
                <w:noProof/>
                <w:kern w:val="0"/>
                <w:sz w:val="22"/>
                <w:szCs w:val="22"/>
                <w:lang w:eastAsia="de-CH"/>
              </w:rPr>
              <w:tab/>
            </w:r>
            <w:r w:rsidR="0097137E" w:rsidRPr="00E43860">
              <w:rPr>
                <w:rStyle w:val="Hyperlink"/>
                <w:noProof/>
                <w:lang w:eastAsia="de-CH"/>
              </w:rPr>
              <w:t>Optimierung Lieferantenmanagement</w:t>
            </w:r>
            <w:r w:rsidR="0097137E">
              <w:rPr>
                <w:noProof/>
                <w:webHidden/>
              </w:rPr>
              <w:tab/>
            </w:r>
            <w:r w:rsidR="0097137E">
              <w:rPr>
                <w:noProof/>
                <w:webHidden/>
              </w:rPr>
              <w:fldChar w:fldCharType="begin"/>
            </w:r>
            <w:r w:rsidR="0097137E">
              <w:rPr>
                <w:noProof/>
                <w:webHidden/>
              </w:rPr>
              <w:instrText xml:space="preserve"> PAGEREF _Toc472682642 \h </w:instrText>
            </w:r>
            <w:r w:rsidR="0097137E">
              <w:rPr>
                <w:noProof/>
                <w:webHidden/>
              </w:rPr>
            </w:r>
            <w:r w:rsidR="0097137E">
              <w:rPr>
                <w:noProof/>
                <w:webHidden/>
              </w:rPr>
              <w:fldChar w:fldCharType="separate"/>
            </w:r>
            <w:r w:rsidR="0097137E">
              <w:rPr>
                <w:noProof/>
                <w:webHidden/>
              </w:rPr>
              <w:t>5</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43" w:history="1">
            <w:r w:rsidR="0097137E" w:rsidRPr="00E43860">
              <w:rPr>
                <w:rStyle w:val="Hyperlink"/>
                <w:noProof/>
                <w:lang w:eastAsia="de-CH"/>
              </w:rPr>
              <w:t>4.2</w:t>
            </w:r>
            <w:r w:rsidR="0097137E">
              <w:rPr>
                <w:rFonts w:eastAsiaTheme="minorEastAsia" w:cstheme="minorBidi"/>
                <w:b w:val="0"/>
                <w:bCs w:val="0"/>
                <w:noProof/>
                <w:kern w:val="0"/>
                <w:sz w:val="22"/>
                <w:szCs w:val="22"/>
                <w:lang w:eastAsia="de-CH"/>
              </w:rPr>
              <w:tab/>
            </w:r>
            <w:r w:rsidR="0097137E" w:rsidRPr="00E43860">
              <w:rPr>
                <w:rStyle w:val="Hyperlink"/>
                <w:noProof/>
                <w:lang w:eastAsia="de-CH"/>
              </w:rPr>
              <w:t>Sortimentsdefinition</w:t>
            </w:r>
            <w:r w:rsidR="0097137E">
              <w:rPr>
                <w:noProof/>
                <w:webHidden/>
              </w:rPr>
              <w:tab/>
            </w:r>
            <w:r w:rsidR="0097137E">
              <w:rPr>
                <w:noProof/>
                <w:webHidden/>
              </w:rPr>
              <w:fldChar w:fldCharType="begin"/>
            </w:r>
            <w:r w:rsidR="0097137E">
              <w:rPr>
                <w:noProof/>
                <w:webHidden/>
              </w:rPr>
              <w:instrText xml:space="preserve"> PAGEREF _Toc472682643 \h </w:instrText>
            </w:r>
            <w:r w:rsidR="0097137E">
              <w:rPr>
                <w:noProof/>
                <w:webHidden/>
              </w:rPr>
            </w:r>
            <w:r w:rsidR="0097137E">
              <w:rPr>
                <w:noProof/>
                <w:webHidden/>
              </w:rPr>
              <w:fldChar w:fldCharType="separate"/>
            </w:r>
            <w:r w:rsidR="0097137E">
              <w:rPr>
                <w:noProof/>
                <w:webHidden/>
              </w:rPr>
              <w:t>5</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44" w:history="1">
            <w:r w:rsidR="0097137E" w:rsidRPr="00E43860">
              <w:rPr>
                <w:rStyle w:val="Hyperlink"/>
                <w:rFonts w:cs="Lucida Sans"/>
                <w:noProof/>
                <w:lang w:eastAsia="de-CH"/>
              </w:rPr>
              <w:t>4.2.1</w:t>
            </w:r>
            <w:r w:rsidR="0097137E">
              <w:rPr>
                <w:rFonts w:eastAsiaTheme="minorEastAsia" w:cstheme="minorBidi"/>
                <w:noProof/>
                <w:kern w:val="0"/>
                <w:sz w:val="22"/>
                <w:szCs w:val="22"/>
                <w:lang w:eastAsia="de-CH"/>
              </w:rPr>
              <w:tab/>
            </w:r>
            <w:r w:rsidR="0097137E" w:rsidRPr="00E43860">
              <w:rPr>
                <w:rStyle w:val="Hyperlink"/>
                <w:noProof/>
                <w:lang w:eastAsia="de-CH"/>
              </w:rPr>
              <w:t>Optimierung Sortimentsdefinition</w:t>
            </w:r>
            <w:r w:rsidR="0097137E">
              <w:rPr>
                <w:noProof/>
                <w:webHidden/>
              </w:rPr>
              <w:tab/>
            </w:r>
            <w:r w:rsidR="0097137E">
              <w:rPr>
                <w:noProof/>
                <w:webHidden/>
              </w:rPr>
              <w:fldChar w:fldCharType="begin"/>
            </w:r>
            <w:r w:rsidR="0097137E">
              <w:rPr>
                <w:noProof/>
                <w:webHidden/>
              </w:rPr>
              <w:instrText xml:space="preserve"> PAGEREF _Toc472682644 \h </w:instrText>
            </w:r>
            <w:r w:rsidR="0097137E">
              <w:rPr>
                <w:noProof/>
                <w:webHidden/>
              </w:rPr>
            </w:r>
            <w:r w:rsidR="0097137E">
              <w:rPr>
                <w:noProof/>
                <w:webHidden/>
              </w:rPr>
              <w:fldChar w:fldCharType="separate"/>
            </w:r>
            <w:r w:rsidR="0097137E">
              <w:rPr>
                <w:noProof/>
                <w:webHidden/>
              </w:rPr>
              <w:t>6</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45" w:history="1">
            <w:r w:rsidR="0097137E" w:rsidRPr="00E43860">
              <w:rPr>
                <w:rStyle w:val="Hyperlink"/>
                <w:noProof/>
                <w:lang w:eastAsia="de-CH"/>
              </w:rPr>
              <w:t>4.3</w:t>
            </w:r>
            <w:r w:rsidR="0097137E">
              <w:rPr>
                <w:rFonts w:eastAsiaTheme="minorEastAsia" w:cstheme="minorBidi"/>
                <w:b w:val="0"/>
                <w:bCs w:val="0"/>
                <w:noProof/>
                <w:kern w:val="0"/>
                <w:sz w:val="22"/>
                <w:szCs w:val="22"/>
                <w:lang w:eastAsia="de-CH"/>
              </w:rPr>
              <w:tab/>
            </w:r>
            <w:r w:rsidR="0097137E" w:rsidRPr="00E43860">
              <w:rPr>
                <w:rStyle w:val="Hyperlink"/>
                <w:noProof/>
                <w:lang w:eastAsia="de-CH"/>
              </w:rPr>
              <w:t>Voll- und Teilpauschale</w:t>
            </w:r>
            <w:r w:rsidR="0097137E">
              <w:rPr>
                <w:noProof/>
                <w:webHidden/>
              </w:rPr>
              <w:tab/>
            </w:r>
            <w:r w:rsidR="0097137E">
              <w:rPr>
                <w:noProof/>
                <w:webHidden/>
              </w:rPr>
              <w:fldChar w:fldCharType="begin"/>
            </w:r>
            <w:r w:rsidR="0097137E">
              <w:rPr>
                <w:noProof/>
                <w:webHidden/>
              </w:rPr>
              <w:instrText xml:space="preserve"> PAGEREF _Toc472682645 \h </w:instrText>
            </w:r>
            <w:r w:rsidR="0097137E">
              <w:rPr>
                <w:noProof/>
                <w:webHidden/>
              </w:rPr>
            </w:r>
            <w:r w:rsidR="0097137E">
              <w:rPr>
                <w:noProof/>
                <w:webHidden/>
              </w:rPr>
              <w:fldChar w:fldCharType="separate"/>
            </w:r>
            <w:r w:rsidR="0097137E">
              <w:rPr>
                <w:noProof/>
                <w:webHidden/>
              </w:rPr>
              <w:t>6</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46" w:history="1">
            <w:r w:rsidR="0097137E" w:rsidRPr="00E43860">
              <w:rPr>
                <w:rStyle w:val="Hyperlink"/>
                <w:noProof/>
                <w:lang w:eastAsia="de-CH"/>
              </w:rPr>
              <w:t>4.4</w:t>
            </w:r>
            <w:r w:rsidR="0097137E">
              <w:rPr>
                <w:rFonts w:eastAsiaTheme="minorEastAsia" w:cstheme="minorBidi"/>
                <w:b w:val="0"/>
                <w:bCs w:val="0"/>
                <w:noProof/>
                <w:kern w:val="0"/>
                <w:sz w:val="22"/>
                <w:szCs w:val="22"/>
                <w:lang w:eastAsia="de-CH"/>
              </w:rPr>
              <w:tab/>
            </w:r>
            <w:r w:rsidR="0097137E" w:rsidRPr="00E43860">
              <w:rPr>
                <w:rStyle w:val="Hyperlink"/>
                <w:noProof/>
                <w:lang w:eastAsia="de-CH"/>
              </w:rPr>
              <w:t>Bestellsystem</w:t>
            </w:r>
            <w:r w:rsidR="0097137E">
              <w:rPr>
                <w:noProof/>
                <w:webHidden/>
              </w:rPr>
              <w:tab/>
            </w:r>
            <w:r w:rsidR="0097137E">
              <w:rPr>
                <w:noProof/>
                <w:webHidden/>
              </w:rPr>
              <w:fldChar w:fldCharType="begin"/>
            </w:r>
            <w:r w:rsidR="0097137E">
              <w:rPr>
                <w:noProof/>
                <w:webHidden/>
              </w:rPr>
              <w:instrText xml:space="preserve"> PAGEREF _Toc472682646 \h </w:instrText>
            </w:r>
            <w:r w:rsidR="0097137E">
              <w:rPr>
                <w:noProof/>
                <w:webHidden/>
              </w:rPr>
            </w:r>
            <w:r w:rsidR="0097137E">
              <w:rPr>
                <w:noProof/>
                <w:webHidden/>
              </w:rPr>
              <w:fldChar w:fldCharType="separate"/>
            </w:r>
            <w:r w:rsidR="0097137E">
              <w:rPr>
                <w:noProof/>
                <w:webHidden/>
              </w:rPr>
              <w:t>7</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47" w:history="1">
            <w:r w:rsidR="0097137E" w:rsidRPr="00E43860">
              <w:rPr>
                <w:rStyle w:val="Hyperlink"/>
                <w:noProof/>
                <w:lang w:eastAsia="de-CH"/>
              </w:rPr>
              <w:t>4.4.1</w:t>
            </w:r>
            <w:r w:rsidR="0097137E">
              <w:rPr>
                <w:rFonts w:eastAsiaTheme="minorEastAsia" w:cstheme="minorBidi"/>
                <w:noProof/>
                <w:kern w:val="0"/>
                <w:sz w:val="22"/>
                <w:szCs w:val="22"/>
                <w:lang w:eastAsia="de-CH"/>
              </w:rPr>
              <w:tab/>
            </w:r>
            <w:r w:rsidR="0097137E" w:rsidRPr="00E43860">
              <w:rPr>
                <w:rStyle w:val="Hyperlink"/>
                <w:noProof/>
                <w:lang w:eastAsia="de-CH"/>
              </w:rPr>
              <w:t>Externe Bestellungen</w:t>
            </w:r>
            <w:r w:rsidR="0097137E">
              <w:rPr>
                <w:noProof/>
                <w:webHidden/>
              </w:rPr>
              <w:tab/>
            </w:r>
            <w:r w:rsidR="0097137E">
              <w:rPr>
                <w:noProof/>
                <w:webHidden/>
              </w:rPr>
              <w:fldChar w:fldCharType="begin"/>
            </w:r>
            <w:r w:rsidR="0097137E">
              <w:rPr>
                <w:noProof/>
                <w:webHidden/>
              </w:rPr>
              <w:instrText xml:space="preserve"> PAGEREF _Toc472682647 \h </w:instrText>
            </w:r>
            <w:r w:rsidR="0097137E">
              <w:rPr>
                <w:noProof/>
                <w:webHidden/>
              </w:rPr>
            </w:r>
            <w:r w:rsidR="0097137E">
              <w:rPr>
                <w:noProof/>
                <w:webHidden/>
              </w:rPr>
              <w:fldChar w:fldCharType="separate"/>
            </w:r>
            <w:r w:rsidR="0097137E">
              <w:rPr>
                <w:noProof/>
                <w:webHidden/>
              </w:rPr>
              <w:t>7</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48" w:history="1">
            <w:r w:rsidR="0097137E" w:rsidRPr="00E43860">
              <w:rPr>
                <w:rStyle w:val="Hyperlink"/>
                <w:noProof/>
                <w:lang w:eastAsia="de-CH"/>
              </w:rPr>
              <w:t>4.4.2</w:t>
            </w:r>
            <w:r w:rsidR="0097137E">
              <w:rPr>
                <w:rFonts w:eastAsiaTheme="minorEastAsia" w:cstheme="minorBidi"/>
                <w:noProof/>
                <w:kern w:val="0"/>
                <w:sz w:val="22"/>
                <w:szCs w:val="22"/>
                <w:lang w:eastAsia="de-CH"/>
              </w:rPr>
              <w:tab/>
            </w:r>
            <w:r w:rsidR="0097137E" w:rsidRPr="00E43860">
              <w:rPr>
                <w:rStyle w:val="Hyperlink"/>
                <w:noProof/>
                <w:lang w:eastAsia="de-CH"/>
              </w:rPr>
              <w:t>Optimierung Externe Bestellungen</w:t>
            </w:r>
            <w:r w:rsidR="0097137E">
              <w:rPr>
                <w:noProof/>
                <w:webHidden/>
              </w:rPr>
              <w:tab/>
            </w:r>
            <w:r w:rsidR="0097137E">
              <w:rPr>
                <w:noProof/>
                <w:webHidden/>
              </w:rPr>
              <w:fldChar w:fldCharType="begin"/>
            </w:r>
            <w:r w:rsidR="0097137E">
              <w:rPr>
                <w:noProof/>
                <w:webHidden/>
              </w:rPr>
              <w:instrText xml:space="preserve"> PAGEREF _Toc472682648 \h </w:instrText>
            </w:r>
            <w:r w:rsidR="0097137E">
              <w:rPr>
                <w:noProof/>
                <w:webHidden/>
              </w:rPr>
            </w:r>
            <w:r w:rsidR="0097137E">
              <w:rPr>
                <w:noProof/>
                <w:webHidden/>
              </w:rPr>
              <w:fldChar w:fldCharType="separate"/>
            </w:r>
            <w:r w:rsidR="0097137E">
              <w:rPr>
                <w:noProof/>
                <w:webHidden/>
              </w:rPr>
              <w:t>9</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49" w:history="1">
            <w:r w:rsidR="0097137E" w:rsidRPr="00E43860">
              <w:rPr>
                <w:rStyle w:val="Hyperlink"/>
                <w:noProof/>
                <w:lang w:eastAsia="de-CH"/>
              </w:rPr>
              <w:t>4.5</w:t>
            </w:r>
            <w:r w:rsidR="0097137E">
              <w:rPr>
                <w:rFonts w:eastAsiaTheme="minorEastAsia" w:cstheme="minorBidi"/>
                <w:b w:val="0"/>
                <w:bCs w:val="0"/>
                <w:noProof/>
                <w:kern w:val="0"/>
                <w:sz w:val="22"/>
                <w:szCs w:val="22"/>
                <w:lang w:eastAsia="de-CH"/>
              </w:rPr>
              <w:tab/>
            </w:r>
            <w:r w:rsidR="0097137E" w:rsidRPr="00E43860">
              <w:rPr>
                <w:rStyle w:val="Hyperlink"/>
                <w:noProof/>
                <w:lang w:eastAsia="de-CH"/>
              </w:rPr>
              <w:t>Interne Bestellungen</w:t>
            </w:r>
            <w:r w:rsidR="0097137E">
              <w:rPr>
                <w:noProof/>
                <w:webHidden/>
              </w:rPr>
              <w:tab/>
            </w:r>
            <w:r w:rsidR="0097137E">
              <w:rPr>
                <w:noProof/>
                <w:webHidden/>
              </w:rPr>
              <w:fldChar w:fldCharType="begin"/>
            </w:r>
            <w:r w:rsidR="0097137E">
              <w:rPr>
                <w:noProof/>
                <w:webHidden/>
              </w:rPr>
              <w:instrText xml:space="preserve"> PAGEREF _Toc472682649 \h </w:instrText>
            </w:r>
            <w:r w:rsidR="0097137E">
              <w:rPr>
                <w:noProof/>
                <w:webHidden/>
              </w:rPr>
            </w:r>
            <w:r w:rsidR="0097137E">
              <w:rPr>
                <w:noProof/>
                <w:webHidden/>
              </w:rPr>
              <w:fldChar w:fldCharType="separate"/>
            </w:r>
            <w:r w:rsidR="0097137E">
              <w:rPr>
                <w:noProof/>
                <w:webHidden/>
              </w:rPr>
              <w:t>13</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50" w:history="1">
            <w:r w:rsidR="0097137E" w:rsidRPr="00E43860">
              <w:rPr>
                <w:rStyle w:val="Hyperlink"/>
                <w:noProof/>
                <w:lang w:eastAsia="de-CH"/>
              </w:rPr>
              <w:t>4.5.1</w:t>
            </w:r>
            <w:r w:rsidR="0097137E">
              <w:rPr>
                <w:rFonts w:eastAsiaTheme="minorEastAsia" w:cstheme="minorBidi"/>
                <w:noProof/>
                <w:kern w:val="0"/>
                <w:sz w:val="22"/>
                <w:szCs w:val="22"/>
                <w:lang w:eastAsia="de-CH"/>
              </w:rPr>
              <w:tab/>
            </w:r>
            <w:r w:rsidR="0097137E" w:rsidRPr="00E43860">
              <w:rPr>
                <w:rStyle w:val="Hyperlink"/>
                <w:noProof/>
                <w:lang w:eastAsia="de-CH"/>
              </w:rPr>
              <w:t>Optimierung Interne Bestellungen</w:t>
            </w:r>
            <w:r w:rsidR="0097137E">
              <w:rPr>
                <w:noProof/>
                <w:webHidden/>
              </w:rPr>
              <w:tab/>
            </w:r>
            <w:r w:rsidR="0097137E">
              <w:rPr>
                <w:noProof/>
                <w:webHidden/>
              </w:rPr>
              <w:fldChar w:fldCharType="begin"/>
            </w:r>
            <w:r w:rsidR="0097137E">
              <w:rPr>
                <w:noProof/>
                <w:webHidden/>
              </w:rPr>
              <w:instrText xml:space="preserve"> PAGEREF _Toc472682650 \h </w:instrText>
            </w:r>
            <w:r w:rsidR="0097137E">
              <w:rPr>
                <w:noProof/>
                <w:webHidden/>
              </w:rPr>
            </w:r>
            <w:r w:rsidR="0097137E">
              <w:rPr>
                <w:noProof/>
                <w:webHidden/>
              </w:rPr>
              <w:fldChar w:fldCharType="separate"/>
            </w:r>
            <w:r w:rsidR="0097137E">
              <w:rPr>
                <w:noProof/>
                <w:webHidden/>
              </w:rPr>
              <w:t>14</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51" w:history="1">
            <w:r w:rsidR="0097137E" w:rsidRPr="00E43860">
              <w:rPr>
                <w:rStyle w:val="Hyperlink"/>
                <w:noProof/>
                <w:lang w:eastAsia="de-CH"/>
              </w:rPr>
              <w:t>4.6</w:t>
            </w:r>
            <w:r w:rsidR="0097137E">
              <w:rPr>
                <w:rFonts w:eastAsiaTheme="minorEastAsia" w:cstheme="minorBidi"/>
                <w:b w:val="0"/>
                <w:bCs w:val="0"/>
                <w:noProof/>
                <w:kern w:val="0"/>
                <w:sz w:val="22"/>
                <w:szCs w:val="22"/>
                <w:lang w:eastAsia="de-CH"/>
              </w:rPr>
              <w:tab/>
            </w:r>
            <w:r w:rsidR="0097137E" w:rsidRPr="00E43860">
              <w:rPr>
                <w:rStyle w:val="Hyperlink"/>
                <w:noProof/>
                <w:lang w:eastAsia="de-CH"/>
              </w:rPr>
              <w:t>Beschaffungsprozess</w:t>
            </w:r>
            <w:r w:rsidR="0097137E">
              <w:rPr>
                <w:noProof/>
                <w:webHidden/>
              </w:rPr>
              <w:tab/>
            </w:r>
            <w:r w:rsidR="0097137E">
              <w:rPr>
                <w:noProof/>
                <w:webHidden/>
              </w:rPr>
              <w:fldChar w:fldCharType="begin"/>
            </w:r>
            <w:r w:rsidR="0097137E">
              <w:rPr>
                <w:noProof/>
                <w:webHidden/>
              </w:rPr>
              <w:instrText xml:space="preserve"> PAGEREF _Toc472682651 \h </w:instrText>
            </w:r>
            <w:r w:rsidR="0097137E">
              <w:rPr>
                <w:noProof/>
                <w:webHidden/>
              </w:rPr>
            </w:r>
            <w:r w:rsidR="0097137E">
              <w:rPr>
                <w:noProof/>
                <w:webHidden/>
              </w:rPr>
              <w:fldChar w:fldCharType="separate"/>
            </w:r>
            <w:r w:rsidR="0097137E">
              <w:rPr>
                <w:noProof/>
                <w:webHidden/>
              </w:rPr>
              <w:t>14</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52" w:history="1">
            <w:r w:rsidR="0097137E" w:rsidRPr="00E43860">
              <w:rPr>
                <w:rStyle w:val="Hyperlink"/>
                <w:noProof/>
                <w:lang w:eastAsia="de-CH"/>
              </w:rPr>
              <w:t>4.6.1</w:t>
            </w:r>
            <w:r w:rsidR="0097137E">
              <w:rPr>
                <w:rFonts w:eastAsiaTheme="minorEastAsia" w:cstheme="minorBidi"/>
                <w:noProof/>
                <w:kern w:val="0"/>
                <w:sz w:val="22"/>
                <w:szCs w:val="22"/>
                <w:lang w:eastAsia="de-CH"/>
              </w:rPr>
              <w:tab/>
            </w:r>
            <w:r w:rsidR="0097137E" w:rsidRPr="00E43860">
              <w:rPr>
                <w:rStyle w:val="Hyperlink"/>
                <w:noProof/>
                <w:lang w:eastAsia="de-CH"/>
              </w:rPr>
              <w:t>Ablauf einer Bestellung</w:t>
            </w:r>
            <w:r w:rsidR="0097137E">
              <w:rPr>
                <w:noProof/>
                <w:webHidden/>
              </w:rPr>
              <w:tab/>
            </w:r>
            <w:r w:rsidR="0097137E">
              <w:rPr>
                <w:noProof/>
                <w:webHidden/>
              </w:rPr>
              <w:fldChar w:fldCharType="begin"/>
            </w:r>
            <w:r w:rsidR="0097137E">
              <w:rPr>
                <w:noProof/>
                <w:webHidden/>
              </w:rPr>
              <w:instrText xml:space="preserve"> PAGEREF _Toc472682652 \h </w:instrText>
            </w:r>
            <w:r w:rsidR="0097137E">
              <w:rPr>
                <w:noProof/>
                <w:webHidden/>
              </w:rPr>
            </w:r>
            <w:r w:rsidR="0097137E">
              <w:rPr>
                <w:noProof/>
                <w:webHidden/>
              </w:rPr>
              <w:fldChar w:fldCharType="separate"/>
            </w:r>
            <w:r w:rsidR="0097137E">
              <w:rPr>
                <w:noProof/>
                <w:webHidden/>
              </w:rPr>
              <w:t>15</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53" w:history="1">
            <w:r w:rsidR="0097137E" w:rsidRPr="00E43860">
              <w:rPr>
                <w:rStyle w:val="Hyperlink"/>
                <w:noProof/>
                <w:lang w:eastAsia="de-CH"/>
              </w:rPr>
              <w:t>4.7</w:t>
            </w:r>
            <w:r w:rsidR="0097137E">
              <w:rPr>
                <w:rFonts w:eastAsiaTheme="minorEastAsia" w:cstheme="minorBidi"/>
                <w:b w:val="0"/>
                <w:bCs w:val="0"/>
                <w:noProof/>
                <w:kern w:val="0"/>
                <w:sz w:val="22"/>
                <w:szCs w:val="22"/>
                <w:lang w:eastAsia="de-CH"/>
              </w:rPr>
              <w:tab/>
            </w:r>
            <w:r w:rsidR="0097137E" w:rsidRPr="00E43860">
              <w:rPr>
                <w:rStyle w:val="Hyperlink"/>
                <w:noProof/>
                <w:lang w:eastAsia="de-CH"/>
              </w:rPr>
              <w:t>Anlieferung</w:t>
            </w:r>
            <w:r w:rsidR="0097137E">
              <w:rPr>
                <w:noProof/>
                <w:webHidden/>
              </w:rPr>
              <w:tab/>
            </w:r>
            <w:r w:rsidR="0097137E">
              <w:rPr>
                <w:noProof/>
                <w:webHidden/>
              </w:rPr>
              <w:fldChar w:fldCharType="begin"/>
            </w:r>
            <w:r w:rsidR="0097137E">
              <w:rPr>
                <w:noProof/>
                <w:webHidden/>
              </w:rPr>
              <w:instrText xml:space="preserve"> PAGEREF _Toc472682653 \h </w:instrText>
            </w:r>
            <w:r w:rsidR="0097137E">
              <w:rPr>
                <w:noProof/>
                <w:webHidden/>
              </w:rPr>
            </w:r>
            <w:r w:rsidR="0097137E">
              <w:rPr>
                <w:noProof/>
                <w:webHidden/>
              </w:rPr>
              <w:fldChar w:fldCharType="separate"/>
            </w:r>
            <w:r w:rsidR="0097137E">
              <w:rPr>
                <w:noProof/>
                <w:webHidden/>
              </w:rPr>
              <w:t>16</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54" w:history="1">
            <w:r w:rsidR="0097137E" w:rsidRPr="00E43860">
              <w:rPr>
                <w:rStyle w:val="Hyperlink"/>
                <w:noProof/>
                <w:lang w:eastAsia="de-CH"/>
              </w:rPr>
              <w:t>4.7.1</w:t>
            </w:r>
            <w:r w:rsidR="0097137E">
              <w:rPr>
                <w:rFonts w:eastAsiaTheme="minorEastAsia" w:cstheme="minorBidi"/>
                <w:noProof/>
                <w:kern w:val="0"/>
                <w:sz w:val="22"/>
                <w:szCs w:val="22"/>
                <w:lang w:eastAsia="de-CH"/>
              </w:rPr>
              <w:tab/>
            </w:r>
            <w:r w:rsidR="0097137E" w:rsidRPr="00E43860">
              <w:rPr>
                <w:rStyle w:val="Hyperlink"/>
                <w:noProof/>
                <w:lang w:eastAsia="de-CH"/>
              </w:rPr>
              <w:t>Optimierung Anlieferung</w:t>
            </w:r>
            <w:r w:rsidR="0097137E">
              <w:rPr>
                <w:noProof/>
                <w:webHidden/>
              </w:rPr>
              <w:tab/>
            </w:r>
            <w:r w:rsidR="0097137E">
              <w:rPr>
                <w:noProof/>
                <w:webHidden/>
              </w:rPr>
              <w:fldChar w:fldCharType="begin"/>
            </w:r>
            <w:r w:rsidR="0097137E">
              <w:rPr>
                <w:noProof/>
                <w:webHidden/>
              </w:rPr>
              <w:instrText xml:space="preserve"> PAGEREF _Toc472682654 \h </w:instrText>
            </w:r>
            <w:r w:rsidR="0097137E">
              <w:rPr>
                <w:noProof/>
                <w:webHidden/>
              </w:rPr>
            </w:r>
            <w:r w:rsidR="0097137E">
              <w:rPr>
                <w:noProof/>
                <w:webHidden/>
              </w:rPr>
              <w:fldChar w:fldCharType="separate"/>
            </w:r>
            <w:r w:rsidR="0097137E">
              <w:rPr>
                <w:noProof/>
                <w:webHidden/>
              </w:rPr>
              <w:t>16</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55" w:history="1">
            <w:r w:rsidR="0097137E" w:rsidRPr="00E43860">
              <w:rPr>
                <w:rStyle w:val="Hyperlink"/>
                <w:noProof/>
                <w:lang w:eastAsia="de-CH"/>
              </w:rPr>
              <w:t>4.8</w:t>
            </w:r>
            <w:r w:rsidR="0097137E">
              <w:rPr>
                <w:rFonts w:eastAsiaTheme="minorEastAsia" w:cstheme="minorBidi"/>
                <w:b w:val="0"/>
                <w:bCs w:val="0"/>
                <w:noProof/>
                <w:kern w:val="0"/>
                <w:sz w:val="22"/>
                <w:szCs w:val="22"/>
                <w:lang w:eastAsia="de-CH"/>
              </w:rPr>
              <w:tab/>
            </w:r>
            <w:r w:rsidR="0097137E" w:rsidRPr="00E43860">
              <w:rPr>
                <w:rStyle w:val="Hyperlink"/>
                <w:noProof/>
                <w:lang w:eastAsia="de-CH"/>
              </w:rPr>
              <w:t>Warenkontrolle</w:t>
            </w:r>
            <w:r w:rsidR="0097137E">
              <w:rPr>
                <w:noProof/>
                <w:webHidden/>
              </w:rPr>
              <w:tab/>
            </w:r>
            <w:r w:rsidR="0097137E">
              <w:rPr>
                <w:noProof/>
                <w:webHidden/>
              </w:rPr>
              <w:fldChar w:fldCharType="begin"/>
            </w:r>
            <w:r w:rsidR="0097137E">
              <w:rPr>
                <w:noProof/>
                <w:webHidden/>
              </w:rPr>
              <w:instrText xml:space="preserve"> PAGEREF _Toc472682655 \h </w:instrText>
            </w:r>
            <w:r w:rsidR="0097137E">
              <w:rPr>
                <w:noProof/>
                <w:webHidden/>
              </w:rPr>
            </w:r>
            <w:r w:rsidR="0097137E">
              <w:rPr>
                <w:noProof/>
                <w:webHidden/>
              </w:rPr>
              <w:fldChar w:fldCharType="separate"/>
            </w:r>
            <w:r w:rsidR="0097137E">
              <w:rPr>
                <w:noProof/>
                <w:webHidden/>
              </w:rPr>
              <w:t>16</w:t>
            </w:r>
            <w:r w:rsidR="0097137E">
              <w:rPr>
                <w:noProof/>
                <w:webHidden/>
              </w:rPr>
              <w:fldChar w:fldCharType="end"/>
            </w:r>
          </w:hyperlink>
        </w:p>
        <w:p w:rsidR="0097137E" w:rsidRDefault="006043DF">
          <w:pPr>
            <w:pStyle w:val="Verzeichnis3"/>
            <w:rPr>
              <w:rFonts w:eastAsiaTheme="minorEastAsia" w:cstheme="minorBidi"/>
              <w:noProof/>
              <w:kern w:val="0"/>
              <w:sz w:val="22"/>
              <w:szCs w:val="22"/>
              <w:lang w:eastAsia="de-CH"/>
            </w:rPr>
          </w:pPr>
          <w:hyperlink w:anchor="_Toc472682656" w:history="1">
            <w:r w:rsidR="0097137E" w:rsidRPr="00E43860">
              <w:rPr>
                <w:rStyle w:val="Hyperlink"/>
                <w:noProof/>
                <w:lang w:eastAsia="de-CH"/>
              </w:rPr>
              <w:t>4.8.1</w:t>
            </w:r>
            <w:r w:rsidR="0097137E">
              <w:rPr>
                <w:rFonts w:eastAsiaTheme="minorEastAsia" w:cstheme="minorBidi"/>
                <w:noProof/>
                <w:kern w:val="0"/>
                <w:sz w:val="22"/>
                <w:szCs w:val="22"/>
                <w:lang w:eastAsia="de-CH"/>
              </w:rPr>
              <w:tab/>
            </w:r>
            <w:r w:rsidR="0097137E" w:rsidRPr="00E43860">
              <w:rPr>
                <w:rStyle w:val="Hyperlink"/>
                <w:noProof/>
                <w:lang w:eastAsia="de-CH"/>
              </w:rPr>
              <w:t>Optimierung Warenkontrolle</w:t>
            </w:r>
            <w:r w:rsidR="0097137E">
              <w:rPr>
                <w:noProof/>
                <w:webHidden/>
              </w:rPr>
              <w:tab/>
            </w:r>
            <w:r w:rsidR="0097137E">
              <w:rPr>
                <w:noProof/>
                <w:webHidden/>
              </w:rPr>
              <w:fldChar w:fldCharType="begin"/>
            </w:r>
            <w:r w:rsidR="0097137E">
              <w:rPr>
                <w:noProof/>
                <w:webHidden/>
              </w:rPr>
              <w:instrText xml:space="preserve"> PAGEREF _Toc472682656 \h </w:instrText>
            </w:r>
            <w:r w:rsidR="0097137E">
              <w:rPr>
                <w:noProof/>
                <w:webHidden/>
              </w:rPr>
            </w:r>
            <w:r w:rsidR="0097137E">
              <w:rPr>
                <w:noProof/>
                <w:webHidden/>
              </w:rPr>
              <w:fldChar w:fldCharType="separate"/>
            </w:r>
            <w:r w:rsidR="0097137E">
              <w:rPr>
                <w:noProof/>
                <w:webHidden/>
              </w:rPr>
              <w:t>17</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57" w:history="1">
            <w:r w:rsidR="0097137E" w:rsidRPr="00E43860">
              <w:rPr>
                <w:rStyle w:val="Hyperlink"/>
                <w:noProof/>
                <w:lang w:eastAsia="de-CH"/>
              </w:rPr>
              <w:t>5.</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lang w:eastAsia="de-CH"/>
              </w:rPr>
              <w:t>Evaluation ERP System</w:t>
            </w:r>
            <w:r w:rsidR="0097137E">
              <w:rPr>
                <w:noProof/>
                <w:webHidden/>
              </w:rPr>
              <w:tab/>
            </w:r>
            <w:r w:rsidR="0097137E">
              <w:rPr>
                <w:noProof/>
                <w:webHidden/>
              </w:rPr>
              <w:fldChar w:fldCharType="begin"/>
            </w:r>
            <w:r w:rsidR="0097137E">
              <w:rPr>
                <w:noProof/>
                <w:webHidden/>
              </w:rPr>
              <w:instrText xml:space="preserve"> PAGEREF _Toc472682657 \h </w:instrText>
            </w:r>
            <w:r w:rsidR="0097137E">
              <w:rPr>
                <w:noProof/>
                <w:webHidden/>
              </w:rPr>
            </w:r>
            <w:r w:rsidR="0097137E">
              <w:rPr>
                <w:noProof/>
                <w:webHidden/>
              </w:rPr>
              <w:fldChar w:fldCharType="separate"/>
            </w:r>
            <w:r w:rsidR="0097137E">
              <w:rPr>
                <w:noProof/>
                <w:webHidden/>
              </w:rPr>
              <w:t>17</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58" w:history="1">
            <w:r w:rsidR="0097137E" w:rsidRPr="00E43860">
              <w:rPr>
                <w:rStyle w:val="Hyperlink"/>
                <w:noProof/>
                <w:lang w:eastAsia="de-CH"/>
              </w:rPr>
              <w:t>5.1</w:t>
            </w:r>
            <w:r w:rsidR="0097137E">
              <w:rPr>
                <w:rFonts w:eastAsiaTheme="minorEastAsia" w:cstheme="minorBidi"/>
                <w:b w:val="0"/>
                <w:bCs w:val="0"/>
                <w:noProof/>
                <w:kern w:val="0"/>
                <w:sz w:val="22"/>
                <w:szCs w:val="22"/>
                <w:lang w:eastAsia="de-CH"/>
              </w:rPr>
              <w:tab/>
            </w:r>
            <w:r w:rsidR="0097137E" w:rsidRPr="00E43860">
              <w:rPr>
                <w:rStyle w:val="Hyperlink"/>
                <w:noProof/>
                <w:lang w:eastAsia="de-CH"/>
              </w:rPr>
              <w:t>Software auswählen</w:t>
            </w:r>
            <w:r w:rsidR="0097137E">
              <w:rPr>
                <w:noProof/>
                <w:webHidden/>
              </w:rPr>
              <w:tab/>
            </w:r>
            <w:r w:rsidR="0097137E">
              <w:rPr>
                <w:noProof/>
                <w:webHidden/>
              </w:rPr>
              <w:fldChar w:fldCharType="begin"/>
            </w:r>
            <w:r w:rsidR="0097137E">
              <w:rPr>
                <w:noProof/>
                <w:webHidden/>
              </w:rPr>
              <w:instrText xml:space="preserve"> PAGEREF _Toc472682658 \h </w:instrText>
            </w:r>
            <w:r w:rsidR="0097137E">
              <w:rPr>
                <w:noProof/>
                <w:webHidden/>
              </w:rPr>
            </w:r>
            <w:r w:rsidR="0097137E">
              <w:rPr>
                <w:noProof/>
                <w:webHidden/>
              </w:rPr>
              <w:fldChar w:fldCharType="separate"/>
            </w:r>
            <w:r w:rsidR="0097137E">
              <w:rPr>
                <w:noProof/>
                <w:webHidden/>
              </w:rPr>
              <w:t>17</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59" w:history="1">
            <w:r w:rsidR="0097137E" w:rsidRPr="00E43860">
              <w:rPr>
                <w:rStyle w:val="Hyperlink"/>
                <w:noProof/>
                <w:lang w:eastAsia="de-CH"/>
              </w:rPr>
              <w:t>6.</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lang w:eastAsia="de-CH"/>
              </w:rPr>
              <w:t>Konzeptfeinabstimmung</w:t>
            </w:r>
            <w:r w:rsidR="0097137E">
              <w:rPr>
                <w:noProof/>
                <w:webHidden/>
              </w:rPr>
              <w:tab/>
            </w:r>
            <w:r w:rsidR="0097137E">
              <w:rPr>
                <w:noProof/>
                <w:webHidden/>
              </w:rPr>
              <w:fldChar w:fldCharType="begin"/>
            </w:r>
            <w:r w:rsidR="0097137E">
              <w:rPr>
                <w:noProof/>
                <w:webHidden/>
              </w:rPr>
              <w:instrText xml:space="preserve"> PAGEREF _Toc472682659 \h </w:instrText>
            </w:r>
            <w:r w:rsidR="0097137E">
              <w:rPr>
                <w:noProof/>
                <w:webHidden/>
              </w:rPr>
            </w:r>
            <w:r w:rsidR="0097137E">
              <w:rPr>
                <w:noProof/>
                <w:webHidden/>
              </w:rPr>
              <w:fldChar w:fldCharType="separate"/>
            </w:r>
            <w:r w:rsidR="0097137E">
              <w:rPr>
                <w:noProof/>
                <w:webHidden/>
              </w:rPr>
              <w:t>17</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0" w:history="1">
            <w:r w:rsidR="0097137E" w:rsidRPr="00E43860">
              <w:rPr>
                <w:rStyle w:val="Hyperlink"/>
                <w:noProof/>
                <w:lang w:eastAsia="de-CH"/>
              </w:rPr>
              <w:t>7.</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lang w:eastAsia="de-CH"/>
              </w:rPr>
              <w:t>Migration der Daten</w:t>
            </w:r>
            <w:r w:rsidR="0097137E">
              <w:rPr>
                <w:noProof/>
                <w:webHidden/>
              </w:rPr>
              <w:tab/>
            </w:r>
            <w:r w:rsidR="0097137E">
              <w:rPr>
                <w:noProof/>
                <w:webHidden/>
              </w:rPr>
              <w:fldChar w:fldCharType="begin"/>
            </w:r>
            <w:r w:rsidR="0097137E">
              <w:rPr>
                <w:noProof/>
                <w:webHidden/>
              </w:rPr>
              <w:instrText xml:space="preserve"> PAGEREF _Toc472682660 \h </w:instrText>
            </w:r>
            <w:r w:rsidR="0097137E">
              <w:rPr>
                <w:noProof/>
                <w:webHidden/>
              </w:rPr>
            </w:r>
            <w:r w:rsidR="0097137E">
              <w:rPr>
                <w:noProof/>
                <w:webHidden/>
              </w:rPr>
              <w:fldChar w:fldCharType="separate"/>
            </w:r>
            <w:r w:rsidR="0097137E">
              <w:rPr>
                <w:noProof/>
                <w:webHidden/>
              </w:rPr>
              <w:t>17</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1" w:history="1">
            <w:r w:rsidR="0097137E" w:rsidRPr="00E43860">
              <w:rPr>
                <w:rStyle w:val="Hyperlink"/>
                <w:noProof/>
                <w:lang w:eastAsia="de-CH"/>
              </w:rPr>
              <w:t>8.</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lang w:eastAsia="de-CH"/>
              </w:rPr>
              <w:t>Einführung</w:t>
            </w:r>
            <w:r w:rsidR="0097137E">
              <w:rPr>
                <w:noProof/>
                <w:webHidden/>
              </w:rPr>
              <w:tab/>
            </w:r>
            <w:r w:rsidR="0097137E">
              <w:rPr>
                <w:noProof/>
                <w:webHidden/>
              </w:rPr>
              <w:fldChar w:fldCharType="begin"/>
            </w:r>
            <w:r w:rsidR="0097137E">
              <w:rPr>
                <w:noProof/>
                <w:webHidden/>
              </w:rPr>
              <w:instrText xml:space="preserve"> PAGEREF _Toc472682661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2" w:history="1">
            <w:r w:rsidR="0097137E" w:rsidRPr="00E43860">
              <w:rPr>
                <w:rStyle w:val="Hyperlink"/>
                <w:noProof/>
              </w:rPr>
              <w:t>9.</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Methoden</w:t>
            </w:r>
            <w:r w:rsidR="0097137E">
              <w:rPr>
                <w:noProof/>
                <w:webHidden/>
              </w:rPr>
              <w:tab/>
            </w:r>
            <w:r w:rsidR="0097137E">
              <w:rPr>
                <w:noProof/>
                <w:webHidden/>
              </w:rPr>
              <w:fldChar w:fldCharType="begin"/>
            </w:r>
            <w:r w:rsidR="0097137E">
              <w:rPr>
                <w:noProof/>
                <w:webHidden/>
              </w:rPr>
              <w:instrText xml:space="preserve"> PAGEREF _Toc472682662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3" w:history="1">
            <w:r w:rsidR="0097137E" w:rsidRPr="00E43860">
              <w:rPr>
                <w:rStyle w:val="Hyperlink"/>
                <w:noProof/>
              </w:rPr>
              <w:t>10.</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Resultate</w:t>
            </w:r>
            <w:r w:rsidR="0097137E">
              <w:rPr>
                <w:noProof/>
                <w:webHidden/>
              </w:rPr>
              <w:tab/>
            </w:r>
            <w:r w:rsidR="0097137E">
              <w:rPr>
                <w:noProof/>
                <w:webHidden/>
              </w:rPr>
              <w:fldChar w:fldCharType="begin"/>
            </w:r>
            <w:r w:rsidR="0097137E">
              <w:rPr>
                <w:noProof/>
                <w:webHidden/>
              </w:rPr>
              <w:instrText xml:space="preserve"> PAGEREF _Toc472682663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4" w:history="1">
            <w:r w:rsidR="0097137E" w:rsidRPr="00E43860">
              <w:rPr>
                <w:rStyle w:val="Hyperlink"/>
                <w:noProof/>
              </w:rPr>
              <w:t>11.</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Diskussion</w:t>
            </w:r>
            <w:r w:rsidR="0097137E">
              <w:rPr>
                <w:noProof/>
                <w:webHidden/>
              </w:rPr>
              <w:tab/>
            </w:r>
            <w:r w:rsidR="0097137E">
              <w:rPr>
                <w:noProof/>
                <w:webHidden/>
              </w:rPr>
              <w:fldChar w:fldCharType="begin"/>
            </w:r>
            <w:r w:rsidR="0097137E">
              <w:rPr>
                <w:noProof/>
                <w:webHidden/>
              </w:rPr>
              <w:instrText xml:space="preserve"> PAGEREF _Toc472682664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65" w:history="1">
            <w:r w:rsidR="0097137E" w:rsidRPr="00E43860">
              <w:rPr>
                <w:rStyle w:val="Hyperlink"/>
                <w:noProof/>
              </w:rPr>
              <w:t>11.1</w:t>
            </w:r>
            <w:r w:rsidR="0097137E">
              <w:rPr>
                <w:rFonts w:eastAsiaTheme="minorEastAsia" w:cstheme="minorBidi"/>
                <w:b w:val="0"/>
                <w:bCs w:val="0"/>
                <w:noProof/>
                <w:kern w:val="0"/>
                <w:sz w:val="22"/>
                <w:szCs w:val="22"/>
                <w:lang w:eastAsia="de-CH"/>
              </w:rPr>
              <w:tab/>
            </w:r>
            <w:r w:rsidR="0097137E" w:rsidRPr="00E43860">
              <w:rPr>
                <w:rStyle w:val="Hyperlink"/>
                <w:noProof/>
              </w:rPr>
              <w:t>Inhaltlich</w:t>
            </w:r>
            <w:r w:rsidR="0097137E">
              <w:rPr>
                <w:noProof/>
                <w:webHidden/>
              </w:rPr>
              <w:tab/>
            </w:r>
            <w:r w:rsidR="0097137E">
              <w:rPr>
                <w:noProof/>
                <w:webHidden/>
              </w:rPr>
              <w:fldChar w:fldCharType="begin"/>
            </w:r>
            <w:r w:rsidR="0097137E">
              <w:rPr>
                <w:noProof/>
                <w:webHidden/>
              </w:rPr>
              <w:instrText xml:space="preserve"> PAGEREF _Toc472682665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66" w:history="1">
            <w:r w:rsidR="0097137E" w:rsidRPr="00E43860">
              <w:rPr>
                <w:rStyle w:val="Hyperlink"/>
                <w:noProof/>
              </w:rPr>
              <w:t>11.2</w:t>
            </w:r>
            <w:r w:rsidR="0097137E">
              <w:rPr>
                <w:rFonts w:eastAsiaTheme="minorEastAsia" w:cstheme="minorBidi"/>
                <w:b w:val="0"/>
                <w:bCs w:val="0"/>
                <w:noProof/>
                <w:kern w:val="0"/>
                <w:sz w:val="22"/>
                <w:szCs w:val="22"/>
                <w:lang w:eastAsia="de-CH"/>
              </w:rPr>
              <w:tab/>
            </w:r>
            <w:r w:rsidR="0097137E" w:rsidRPr="00E43860">
              <w:rPr>
                <w:rStyle w:val="Hyperlink"/>
                <w:noProof/>
              </w:rPr>
              <w:t>Methodisch</w:t>
            </w:r>
            <w:r w:rsidR="0097137E">
              <w:rPr>
                <w:noProof/>
                <w:webHidden/>
              </w:rPr>
              <w:tab/>
            </w:r>
            <w:r w:rsidR="0097137E">
              <w:rPr>
                <w:noProof/>
                <w:webHidden/>
              </w:rPr>
              <w:fldChar w:fldCharType="begin"/>
            </w:r>
            <w:r w:rsidR="0097137E">
              <w:rPr>
                <w:noProof/>
                <w:webHidden/>
              </w:rPr>
              <w:instrText xml:space="preserve"> PAGEREF _Toc472682666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2"/>
            <w:rPr>
              <w:rFonts w:eastAsiaTheme="minorEastAsia" w:cstheme="minorBidi"/>
              <w:b w:val="0"/>
              <w:bCs w:val="0"/>
              <w:noProof/>
              <w:kern w:val="0"/>
              <w:sz w:val="22"/>
              <w:szCs w:val="22"/>
              <w:lang w:eastAsia="de-CH"/>
            </w:rPr>
          </w:pPr>
          <w:hyperlink w:anchor="_Toc472682667" w:history="1">
            <w:r w:rsidR="0097137E" w:rsidRPr="00E43860">
              <w:rPr>
                <w:rStyle w:val="Hyperlink"/>
                <w:noProof/>
              </w:rPr>
              <w:t>11.3</w:t>
            </w:r>
            <w:r w:rsidR="0097137E">
              <w:rPr>
                <w:rFonts w:eastAsiaTheme="minorEastAsia" w:cstheme="minorBidi"/>
                <w:b w:val="0"/>
                <w:bCs w:val="0"/>
                <w:noProof/>
                <w:kern w:val="0"/>
                <w:sz w:val="22"/>
                <w:szCs w:val="22"/>
                <w:lang w:eastAsia="de-CH"/>
              </w:rPr>
              <w:tab/>
            </w:r>
            <w:r w:rsidR="0097137E" w:rsidRPr="00E43860">
              <w:rPr>
                <w:rStyle w:val="Hyperlink"/>
                <w:noProof/>
              </w:rPr>
              <w:t>Ausblick</w:t>
            </w:r>
            <w:r w:rsidR="0097137E">
              <w:rPr>
                <w:noProof/>
                <w:webHidden/>
              </w:rPr>
              <w:tab/>
            </w:r>
            <w:r w:rsidR="0097137E">
              <w:rPr>
                <w:noProof/>
                <w:webHidden/>
              </w:rPr>
              <w:fldChar w:fldCharType="begin"/>
            </w:r>
            <w:r w:rsidR="0097137E">
              <w:rPr>
                <w:noProof/>
                <w:webHidden/>
              </w:rPr>
              <w:instrText xml:space="preserve"> PAGEREF _Toc472682667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8" w:history="1">
            <w:r w:rsidR="0097137E" w:rsidRPr="00E43860">
              <w:rPr>
                <w:rStyle w:val="Hyperlink"/>
                <w:noProof/>
              </w:rPr>
              <w:t>12.</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Anhänge</w:t>
            </w:r>
            <w:r w:rsidR="0097137E">
              <w:rPr>
                <w:noProof/>
                <w:webHidden/>
              </w:rPr>
              <w:tab/>
            </w:r>
            <w:r w:rsidR="0097137E">
              <w:rPr>
                <w:noProof/>
                <w:webHidden/>
              </w:rPr>
              <w:fldChar w:fldCharType="begin"/>
            </w:r>
            <w:r w:rsidR="0097137E">
              <w:rPr>
                <w:noProof/>
                <w:webHidden/>
              </w:rPr>
              <w:instrText xml:space="preserve"> PAGEREF _Toc472682668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97137E" w:rsidRDefault="006043DF">
          <w:pPr>
            <w:pStyle w:val="Verzeichnis1"/>
            <w:rPr>
              <w:rFonts w:asciiTheme="minorHAnsi" w:eastAsiaTheme="minorEastAsia" w:hAnsiTheme="minorHAnsi" w:cstheme="minorBidi"/>
              <w:b w:val="0"/>
              <w:bCs w:val="0"/>
              <w:caps w:val="0"/>
              <w:noProof/>
              <w:kern w:val="0"/>
              <w:sz w:val="22"/>
              <w:szCs w:val="22"/>
              <w:lang w:eastAsia="de-CH"/>
            </w:rPr>
          </w:pPr>
          <w:hyperlink w:anchor="_Toc472682669" w:history="1">
            <w:r w:rsidR="0097137E" w:rsidRPr="00E43860">
              <w:rPr>
                <w:rStyle w:val="Hyperlink"/>
                <w:noProof/>
              </w:rPr>
              <w:t>13.</w:t>
            </w:r>
            <w:r w:rsidR="0097137E">
              <w:rPr>
                <w:rFonts w:asciiTheme="minorHAnsi" w:eastAsiaTheme="minorEastAsia" w:hAnsiTheme="minorHAnsi" w:cstheme="minorBidi"/>
                <w:b w:val="0"/>
                <w:bCs w:val="0"/>
                <w:caps w:val="0"/>
                <w:noProof/>
                <w:kern w:val="0"/>
                <w:sz w:val="22"/>
                <w:szCs w:val="22"/>
                <w:lang w:eastAsia="de-CH"/>
              </w:rPr>
              <w:tab/>
            </w:r>
            <w:r w:rsidR="0097137E" w:rsidRPr="00E43860">
              <w:rPr>
                <w:rStyle w:val="Hyperlink"/>
                <w:noProof/>
              </w:rPr>
              <w:t>Tabellen, Abbildungen, Verzeichnisse</w:t>
            </w:r>
            <w:r w:rsidR="0097137E">
              <w:rPr>
                <w:noProof/>
                <w:webHidden/>
              </w:rPr>
              <w:tab/>
            </w:r>
            <w:r w:rsidR="0097137E">
              <w:rPr>
                <w:noProof/>
                <w:webHidden/>
              </w:rPr>
              <w:fldChar w:fldCharType="begin"/>
            </w:r>
            <w:r w:rsidR="0097137E">
              <w:rPr>
                <w:noProof/>
                <w:webHidden/>
              </w:rPr>
              <w:instrText xml:space="preserve"> PAGEREF _Toc472682669 \h </w:instrText>
            </w:r>
            <w:r w:rsidR="0097137E">
              <w:rPr>
                <w:noProof/>
                <w:webHidden/>
              </w:rPr>
            </w:r>
            <w:r w:rsidR="0097137E">
              <w:rPr>
                <w:noProof/>
                <w:webHidden/>
              </w:rPr>
              <w:fldChar w:fldCharType="separate"/>
            </w:r>
            <w:r w:rsidR="0097137E">
              <w:rPr>
                <w:noProof/>
                <w:webHidden/>
              </w:rPr>
              <w:t>18</w:t>
            </w:r>
            <w:r w:rsidR="0097137E">
              <w:rPr>
                <w:noProof/>
                <w:webHidden/>
              </w:rPr>
              <w:fldChar w:fldCharType="end"/>
            </w:r>
          </w:hyperlink>
        </w:p>
        <w:p w:rsidR="002B4557" w:rsidRDefault="002B4557" w:rsidP="002B4557">
          <w:r w:rsidRPr="004439EC">
            <w:fldChar w:fldCharType="end"/>
          </w:r>
        </w:p>
      </w:sdtContent>
    </w:sdt>
    <w:p w:rsidR="002B4557" w:rsidRPr="002B4557" w:rsidRDefault="002B4557" w:rsidP="002B4557">
      <w:pPr>
        <w:rPr>
          <w:rStyle w:val="Betonung"/>
        </w:rPr>
      </w:pPr>
      <w:r w:rsidRPr="00623DF1">
        <w:rPr>
          <w:rStyle w:val="Betonung"/>
        </w:rPr>
        <w:t>Personenbezeichnungen</w:t>
      </w:r>
      <w:r w:rsidRPr="002B4557">
        <w:rPr>
          <w:rStyle w:val="Betonung"/>
        </w:rPr>
        <w:t xml:space="preserve"> gelten gleichermassen für Personen beider Geschlechter.</w:t>
      </w:r>
    </w:p>
    <w:p w:rsidR="002B4557" w:rsidRPr="002B4557" w:rsidRDefault="002B4557" w:rsidP="002B4557">
      <w:pPr>
        <w:pStyle w:val="StandardErluterung"/>
      </w:pPr>
      <w:r w:rsidRPr="002B4557">
        <w:t>Abkürzungen [zum alphabetischen sortieren: Markieren  Sie die Liste der Abkürzungen. Klicken Sie auf der Registerkarte Start auf Sortieren.]</w:t>
      </w:r>
    </w:p>
    <w:tbl>
      <w:tblPr>
        <w:tblStyle w:val="TabelleUnterrichtsmanuskript"/>
        <w:tblW w:w="0" w:type="auto"/>
        <w:tblLook w:val="04A0" w:firstRow="1" w:lastRow="0" w:firstColumn="1" w:lastColumn="0" w:noHBand="0" w:noVBand="1"/>
      </w:tblPr>
      <w:tblGrid>
        <w:gridCol w:w="1372"/>
        <w:gridCol w:w="8266"/>
      </w:tblGrid>
      <w:tr w:rsidR="00697686" w:rsidTr="00BF5744">
        <w:trPr>
          <w:cnfStyle w:val="100000000000" w:firstRow="1" w:lastRow="0" w:firstColumn="0" w:lastColumn="0" w:oddVBand="0" w:evenVBand="0" w:oddHBand="0" w:evenHBand="0" w:firstRowFirstColumn="0" w:firstRowLastColumn="0" w:lastRowFirstColumn="0" w:lastRowLastColumn="0"/>
        </w:trPr>
        <w:tc>
          <w:tcPr>
            <w:tcW w:w="1372" w:type="dxa"/>
          </w:tcPr>
          <w:p w:rsidR="00697686" w:rsidRPr="008012CF" w:rsidRDefault="00697686" w:rsidP="00BF5744">
            <w:pPr>
              <w:rPr>
                <w:b w:val="0"/>
              </w:rPr>
            </w:pPr>
            <w:bookmarkStart w:id="11" w:name="_Toc348688060"/>
            <w:r w:rsidRPr="008012CF">
              <w:rPr>
                <w:b w:val="0"/>
              </w:rPr>
              <w:t>BFH</w:t>
            </w:r>
          </w:p>
        </w:tc>
        <w:tc>
          <w:tcPr>
            <w:tcW w:w="8266" w:type="dxa"/>
          </w:tcPr>
          <w:p w:rsidR="00697686" w:rsidRPr="008012CF" w:rsidRDefault="00697686" w:rsidP="00BF5744">
            <w:pPr>
              <w:rPr>
                <w:b w:val="0"/>
              </w:rPr>
            </w:pPr>
            <w:r w:rsidRPr="008012CF">
              <w:rPr>
                <w:b w:val="0"/>
              </w:rPr>
              <w:t xml:space="preserve">Berner Fachhochschule </w:t>
            </w:r>
          </w:p>
        </w:tc>
      </w:tr>
      <w:tr w:rsidR="00697686" w:rsidRPr="00AA7059" w:rsidTr="00BF5744">
        <w:tc>
          <w:tcPr>
            <w:tcW w:w="1372" w:type="dxa"/>
          </w:tcPr>
          <w:p w:rsidR="00697686" w:rsidRPr="00AA7059" w:rsidRDefault="00697686" w:rsidP="00BF5744">
            <w:pPr>
              <w:rPr>
                <w:szCs w:val="22"/>
              </w:rPr>
            </w:pPr>
            <w:r w:rsidRPr="00AA7059">
              <w:rPr>
                <w:szCs w:val="22"/>
              </w:rPr>
              <w:t>ERP</w:t>
            </w:r>
          </w:p>
        </w:tc>
        <w:tc>
          <w:tcPr>
            <w:tcW w:w="8266" w:type="dxa"/>
          </w:tcPr>
          <w:p w:rsidR="00697686" w:rsidRPr="00AA7059" w:rsidRDefault="00697686" w:rsidP="00BF5744">
            <w:pPr>
              <w:rPr>
                <w:rFonts w:cs="Lucida Sans"/>
                <w:szCs w:val="22"/>
              </w:rPr>
            </w:pPr>
            <w:r w:rsidRPr="00AA7059">
              <w:rPr>
                <w:rFonts w:cs="Lucida Sans"/>
                <w:bCs/>
                <w:color w:val="252525"/>
                <w:szCs w:val="22"/>
                <w:shd w:val="clear" w:color="auto" w:fill="FFFFFF"/>
              </w:rPr>
              <w:t>Enterprise-Resource-Planning</w:t>
            </w:r>
          </w:p>
        </w:tc>
      </w:tr>
      <w:tr w:rsidR="00697686" w:rsidTr="00BF5744">
        <w:tc>
          <w:tcPr>
            <w:tcW w:w="1372" w:type="dxa"/>
          </w:tcPr>
          <w:p w:rsidR="00697686" w:rsidRDefault="00697686" w:rsidP="00BF5744">
            <w:r>
              <w:t>Lobos</w:t>
            </w:r>
          </w:p>
        </w:tc>
        <w:tc>
          <w:tcPr>
            <w:tcW w:w="8266" w:type="dxa"/>
          </w:tcPr>
          <w:p w:rsidR="00697686" w:rsidRDefault="00697686" w:rsidP="00BF5744">
            <w:r>
              <w:t>Software für Pflege und Administration in sozialen Institutionen</w:t>
            </w:r>
          </w:p>
        </w:tc>
      </w:tr>
      <w:tr w:rsidR="00697686" w:rsidTr="00BF5744">
        <w:tc>
          <w:tcPr>
            <w:tcW w:w="1372" w:type="dxa"/>
          </w:tcPr>
          <w:p w:rsidR="00697686" w:rsidRDefault="00697686" w:rsidP="00BF5744">
            <w:r>
              <w:t>SCM</w:t>
            </w:r>
          </w:p>
        </w:tc>
        <w:tc>
          <w:tcPr>
            <w:tcW w:w="8266" w:type="dxa"/>
          </w:tcPr>
          <w:p w:rsidR="00697686" w:rsidRDefault="00697686" w:rsidP="00BF5744">
            <w:r>
              <w:t>Supply Chain Management</w:t>
            </w:r>
          </w:p>
        </w:tc>
      </w:tr>
      <w:tr w:rsidR="00697686" w:rsidTr="00BF5744">
        <w:tc>
          <w:tcPr>
            <w:tcW w:w="1372" w:type="dxa"/>
          </w:tcPr>
          <w:p w:rsidR="00697686" w:rsidRDefault="00697686" w:rsidP="00BF5744">
            <w:r>
              <w:t>WHR</w:t>
            </w:r>
          </w:p>
        </w:tc>
        <w:tc>
          <w:tcPr>
            <w:tcW w:w="8266" w:type="dxa"/>
          </w:tcPr>
          <w:p w:rsidR="00697686" w:rsidRDefault="00697686" w:rsidP="00BF5744">
            <w:r>
              <w:t>Wohnheim Riggisberg</w:t>
            </w:r>
          </w:p>
        </w:tc>
      </w:tr>
    </w:tbl>
    <w:p w:rsidR="006570DD" w:rsidRDefault="006570DD" w:rsidP="006570DD">
      <w:pPr>
        <w:pStyle w:val="berschrift1"/>
      </w:pPr>
      <w:bookmarkStart w:id="12" w:name="_Toc472682635"/>
      <w:r>
        <w:lastRenderedPageBreak/>
        <w:t>Zusammenfassung</w:t>
      </w:r>
      <w:bookmarkEnd w:id="11"/>
      <w:bookmarkEnd w:id="12"/>
    </w:p>
    <w:p w:rsidR="00697686" w:rsidRDefault="00697686" w:rsidP="00697686">
      <w:r>
        <w:t>Quo vadis, wohin gehst du?</w:t>
      </w:r>
    </w:p>
    <w:p w:rsidR="00697686" w:rsidRDefault="00697686" w:rsidP="00697686">
      <w:r>
        <w:t xml:space="preserve">Mit dieser Frage möchte ich meine Aufgabenstellung eröffnen. Wohin gehen wir im Wohnheim Riggisberg? Mit dem Erstellen eines Logistikkonzeptes werden wir als Institution neue Wege erarbeiten und hoffentlich auch gehen. </w:t>
      </w:r>
      <w:sdt>
        <w:sdtPr>
          <w:id w:val="1178240256"/>
          <w:citation/>
        </w:sdtPr>
        <w:sdtContent>
          <w:r>
            <w:fldChar w:fldCharType="begin"/>
          </w:r>
          <w:r>
            <w:instrText xml:space="preserve"> CITATION Dud17 \l 2055 </w:instrText>
          </w:r>
          <w:r>
            <w:fldChar w:fldCharType="separate"/>
          </w:r>
          <w:r w:rsidR="006043DF">
            <w:rPr>
              <w:noProof/>
            </w:rPr>
            <w:t>(Duden, 2017)</w:t>
          </w:r>
          <w:r>
            <w:fldChar w:fldCharType="end"/>
          </w:r>
        </w:sdtContent>
      </w:sdt>
    </w:p>
    <w:p w:rsidR="00697686" w:rsidRDefault="00697686" w:rsidP="00697686">
      <w:r>
        <w:t>Auf der Homepage beschreibt sich das Wohnheim Riggisberg folgendermassen:</w:t>
      </w:r>
    </w:p>
    <w:p w:rsidR="00697686" w:rsidRDefault="00697686" w:rsidP="00697686">
      <w:pPr>
        <w:rPr>
          <w:rFonts w:cs="Lucida Sans"/>
          <w:bCs/>
          <w:szCs w:val="22"/>
        </w:rPr>
      </w:pPr>
      <w:r>
        <w:rPr>
          <w:rFonts w:cs="Lucida Sans"/>
          <w:szCs w:val="22"/>
        </w:rPr>
        <w:t>„</w:t>
      </w:r>
      <w:r w:rsidRPr="0009783A">
        <w:rPr>
          <w:rFonts w:cs="Lucida Sans"/>
          <w:szCs w:val="22"/>
        </w:rPr>
        <w:t xml:space="preserve">Das </w:t>
      </w:r>
      <w:r w:rsidRPr="0009783A">
        <w:rPr>
          <w:rFonts w:cs="Lucida Sans"/>
          <w:bCs/>
          <w:szCs w:val="22"/>
        </w:rPr>
        <w:t>Wohnheim Riggisberg bietet Lebensraum für Menschen, die geistig und/oder psychisch beeinträchtigt sind. Den Bewohnerinnen und Bewohnern wird eine möglichst selbstbestimmende Gestaltung ihres Lebens ermöglicht.</w:t>
      </w:r>
      <w:r>
        <w:rPr>
          <w:rFonts w:cs="Lucida Sans"/>
          <w:bCs/>
          <w:szCs w:val="22"/>
        </w:rPr>
        <w:t xml:space="preserve">“ </w:t>
      </w:r>
      <w:sdt>
        <w:sdtPr>
          <w:rPr>
            <w:rFonts w:cs="Lucida Sans"/>
            <w:bCs/>
            <w:szCs w:val="22"/>
          </w:rPr>
          <w:id w:val="956918373"/>
          <w:citation/>
        </w:sdtPr>
        <w:sdtContent>
          <w:r>
            <w:rPr>
              <w:rFonts w:cs="Lucida Sans"/>
              <w:bCs/>
              <w:szCs w:val="22"/>
            </w:rPr>
            <w:fldChar w:fldCharType="begin"/>
          </w:r>
          <w:r>
            <w:rPr>
              <w:rFonts w:cs="Lucida Sans"/>
              <w:bCs/>
              <w:szCs w:val="22"/>
            </w:rPr>
            <w:instrText xml:space="preserve"> CITATION Woh \l 2055 </w:instrText>
          </w:r>
          <w:r>
            <w:rPr>
              <w:rFonts w:cs="Lucida Sans"/>
              <w:bCs/>
              <w:szCs w:val="22"/>
            </w:rPr>
            <w:fldChar w:fldCharType="separate"/>
          </w:r>
          <w:r w:rsidR="006043DF" w:rsidRPr="006043DF">
            <w:rPr>
              <w:rFonts w:cs="Lucida Sans"/>
              <w:noProof/>
              <w:szCs w:val="22"/>
            </w:rPr>
            <w:t>(Wohnheim Riggisberg, 2016)</w:t>
          </w:r>
          <w:r>
            <w:rPr>
              <w:rFonts w:cs="Lucida Sans"/>
              <w:bCs/>
              <w:szCs w:val="22"/>
            </w:rPr>
            <w:fldChar w:fldCharType="end"/>
          </w:r>
        </w:sdtContent>
      </w:sdt>
    </w:p>
    <w:p w:rsidR="00697686" w:rsidRDefault="00697686" w:rsidP="00697686">
      <w:pPr>
        <w:rPr>
          <w:rFonts w:cs="Lucida Sans"/>
          <w:bCs/>
          <w:szCs w:val="22"/>
        </w:rPr>
      </w:pPr>
      <w:r>
        <w:rPr>
          <w:rFonts w:cs="Lucida Sans"/>
          <w:bCs/>
          <w:szCs w:val="22"/>
        </w:rPr>
        <w:t xml:space="preserve">Zurzeit leben 262 Bewohner in 19 unterschiedlichen Wohngruppen. Die Institution beschäftigt 310 Mitarbeiter in verschiedenen Bereichen. Durch die betreuten Arbeitsplätze werden Angebote geschaffen, welche Dienstleistungen für Drittpersonen anbieten. </w:t>
      </w:r>
    </w:p>
    <w:p w:rsidR="00697686" w:rsidRDefault="00697686" w:rsidP="00697686">
      <w:pPr>
        <w:rPr>
          <w:rFonts w:cs="Lucida Sans"/>
          <w:bCs/>
          <w:szCs w:val="22"/>
        </w:rPr>
      </w:pPr>
    </w:p>
    <w:p w:rsidR="00697686" w:rsidRDefault="00697686" w:rsidP="00697686">
      <w:r>
        <w:t xml:space="preserve">Die Geschäftsleitung hat im August 2016 beschlossen, im Jahre 2017 die Prozesse innerhalb der Logistik zu vereinfachen und zu standardisieren. Weiter wurde entschieden, dass mit Herrn Urs Ritschard ein externer Berater das WHR unterstützt. Im November 2016 wurde ein Workshop initialisiert, welcher die aktuelle Situation im WHR aufzeigt. </w:t>
      </w:r>
      <w:r w:rsidR="004A112D">
        <w:t xml:space="preserve">Dies wurde ausführlich in der Aufgabenstellung beschrieben. </w:t>
      </w:r>
    </w:p>
    <w:p w:rsidR="004A112D" w:rsidRDefault="004A112D" w:rsidP="00697686"/>
    <w:p w:rsidR="004A112D" w:rsidRPr="00697686" w:rsidRDefault="004A112D" w:rsidP="00697686"/>
    <w:p w:rsidR="006570DD" w:rsidRPr="00ED4A9B" w:rsidRDefault="006570DD" w:rsidP="006570DD">
      <w:pPr>
        <w:pStyle w:val="StandardErluterung"/>
      </w:pPr>
      <w:r w:rsidRPr="00ED4A9B">
        <w:t>{Diese Vorlage können Sie abändern, wenn Ihnen einzelne Stilelemente nicht gefallen.}</w:t>
      </w:r>
    </w:p>
    <w:p w:rsidR="006570DD" w:rsidRDefault="006570DD" w:rsidP="006570DD">
      <w:pPr>
        <w:pStyle w:val="berschrift1"/>
      </w:pPr>
      <w:bookmarkStart w:id="13" w:name="_Toc348688061"/>
      <w:bookmarkStart w:id="14" w:name="_Toc472682636"/>
      <w:r>
        <w:t>Management Summary</w:t>
      </w:r>
      <w:bookmarkEnd w:id="13"/>
      <w:bookmarkEnd w:id="14"/>
    </w:p>
    <w:p w:rsidR="00697686" w:rsidRDefault="004A112D" w:rsidP="00697686">
      <w:pPr>
        <w:rPr>
          <w:rFonts w:ascii="Arial" w:hAnsi="Arial" w:cs="Arial"/>
          <w:i/>
          <w:iCs/>
          <w:color w:val="000000"/>
          <w:sz w:val="23"/>
          <w:szCs w:val="23"/>
          <w:shd w:val="clear" w:color="auto" w:fill="FFFFFF"/>
        </w:rPr>
      </w:pPr>
      <w:r>
        <w:rPr>
          <w:rFonts w:ascii="Arial" w:hAnsi="Arial" w:cs="Arial"/>
          <w:i/>
          <w:iCs/>
          <w:color w:val="000000"/>
          <w:sz w:val="23"/>
          <w:szCs w:val="23"/>
          <w:shd w:val="clear" w:color="auto" w:fill="FFFFFF"/>
        </w:rPr>
        <w:t>Ein gutes Management Summary liefert eine prägnante Zusammenfassung vom Inhalt eines Dokuments. Handelt es sich bei dem Dokument um eine Entscheidungsvorlage, sollte das Management Summary alle Informationen zusammenfassen, die für eine qualifizierte Entscheidung benötigt werden – so die Erwartung der Führungskräfte.</w:t>
      </w:r>
    </w:p>
    <w:p w:rsidR="004A112D" w:rsidRDefault="004A112D" w:rsidP="00697686">
      <w:pPr>
        <w:rPr>
          <w:rFonts w:ascii="Arial" w:hAnsi="Arial" w:cs="Arial"/>
          <w:i/>
          <w:iCs/>
          <w:color w:val="000000"/>
          <w:sz w:val="23"/>
          <w:szCs w:val="23"/>
          <w:shd w:val="clear" w:color="auto" w:fill="FFFFFF"/>
        </w:rPr>
      </w:pPr>
    </w:p>
    <w:p w:rsidR="004A112D" w:rsidRPr="008012CF" w:rsidRDefault="004A112D" w:rsidP="004A112D">
      <w:pPr>
        <w:numPr>
          <w:ilvl w:val="0"/>
          <w:numId w:val="36"/>
        </w:numPr>
        <w:spacing w:before="210" w:after="0" w:line="300" w:lineRule="atLeast"/>
        <w:ind w:left="270"/>
        <w:textAlignment w:val="baseline"/>
        <w:rPr>
          <w:rFonts w:ascii="Arial" w:hAnsi="Arial" w:cs="Arial"/>
          <w:color w:val="FF0000"/>
          <w:kern w:val="0"/>
          <w:sz w:val="21"/>
          <w:szCs w:val="21"/>
          <w:lang w:eastAsia="de-CH"/>
        </w:rPr>
      </w:pPr>
      <w:r w:rsidRPr="008012CF">
        <w:rPr>
          <w:rFonts w:ascii="Arial" w:hAnsi="Arial" w:cs="Arial"/>
          <w:color w:val="FF0000"/>
          <w:kern w:val="0"/>
          <w:sz w:val="21"/>
          <w:szCs w:val="21"/>
          <w:lang w:eastAsia="de-CH"/>
        </w:rPr>
        <w:t>Worum geht es?</w:t>
      </w:r>
    </w:p>
    <w:p w:rsidR="004A112D" w:rsidRPr="008012CF" w:rsidRDefault="004A112D" w:rsidP="004A112D">
      <w:pPr>
        <w:numPr>
          <w:ilvl w:val="0"/>
          <w:numId w:val="36"/>
        </w:numPr>
        <w:spacing w:before="210" w:after="0" w:line="300" w:lineRule="atLeast"/>
        <w:ind w:left="270"/>
        <w:textAlignment w:val="baseline"/>
        <w:rPr>
          <w:rFonts w:ascii="Arial" w:hAnsi="Arial" w:cs="Arial"/>
          <w:color w:val="FF0000"/>
          <w:kern w:val="0"/>
          <w:sz w:val="21"/>
          <w:szCs w:val="21"/>
          <w:lang w:eastAsia="de-CH"/>
        </w:rPr>
      </w:pPr>
      <w:r w:rsidRPr="008012CF">
        <w:rPr>
          <w:rFonts w:ascii="Arial" w:hAnsi="Arial" w:cs="Arial"/>
          <w:color w:val="FF0000"/>
          <w:kern w:val="0"/>
          <w:sz w:val="21"/>
          <w:szCs w:val="21"/>
          <w:lang w:eastAsia="de-CH"/>
        </w:rPr>
        <w:t>Welche Entscheidung ist zu treffen?</w:t>
      </w:r>
    </w:p>
    <w:p w:rsidR="004A112D" w:rsidRPr="008012CF" w:rsidRDefault="004A112D" w:rsidP="004A112D">
      <w:pPr>
        <w:numPr>
          <w:ilvl w:val="0"/>
          <w:numId w:val="36"/>
        </w:numPr>
        <w:spacing w:before="210" w:after="0" w:line="300" w:lineRule="atLeast"/>
        <w:ind w:left="270"/>
        <w:textAlignment w:val="baseline"/>
        <w:rPr>
          <w:rFonts w:ascii="Arial" w:hAnsi="Arial" w:cs="Arial"/>
          <w:color w:val="FF0000"/>
          <w:kern w:val="0"/>
          <w:sz w:val="21"/>
          <w:szCs w:val="21"/>
          <w:lang w:eastAsia="de-CH"/>
        </w:rPr>
      </w:pPr>
      <w:r w:rsidRPr="008012CF">
        <w:rPr>
          <w:rFonts w:ascii="Arial" w:hAnsi="Arial" w:cs="Arial"/>
          <w:color w:val="FF0000"/>
          <w:kern w:val="0"/>
          <w:sz w:val="21"/>
          <w:szCs w:val="21"/>
          <w:lang w:eastAsia="de-CH"/>
        </w:rPr>
        <w:t>Welche Optionen gibt es?</w:t>
      </w:r>
    </w:p>
    <w:p w:rsidR="004A112D" w:rsidRPr="008012CF" w:rsidRDefault="004A112D" w:rsidP="004A112D">
      <w:pPr>
        <w:numPr>
          <w:ilvl w:val="0"/>
          <w:numId w:val="36"/>
        </w:numPr>
        <w:spacing w:before="210" w:after="0" w:line="300" w:lineRule="atLeast"/>
        <w:ind w:left="270"/>
        <w:textAlignment w:val="baseline"/>
        <w:rPr>
          <w:rFonts w:ascii="Arial" w:hAnsi="Arial" w:cs="Arial"/>
          <w:color w:val="FF0000"/>
          <w:kern w:val="0"/>
          <w:sz w:val="21"/>
          <w:szCs w:val="21"/>
          <w:lang w:eastAsia="de-CH"/>
        </w:rPr>
      </w:pPr>
      <w:r w:rsidRPr="008012CF">
        <w:rPr>
          <w:rFonts w:ascii="Arial" w:hAnsi="Arial" w:cs="Arial"/>
          <w:color w:val="FF0000"/>
          <w:kern w:val="0"/>
          <w:sz w:val="21"/>
          <w:szCs w:val="21"/>
          <w:lang w:eastAsia="de-CH"/>
        </w:rPr>
        <w:t>Nach welchen Kriterien wurden diese Optionen beurteilt?</w:t>
      </w:r>
    </w:p>
    <w:p w:rsidR="004A112D" w:rsidRPr="008012CF" w:rsidRDefault="004A112D" w:rsidP="004A112D">
      <w:pPr>
        <w:numPr>
          <w:ilvl w:val="0"/>
          <w:numId w:val="36"/>
        </w:numPr>
        <w:spacing w:before="210" w:after="0" w:line="300" w:lineRule="atLeast"/>
        <w:ind w:left="270"/>
        <w:textAlignment w:val="baseline"/>
        <w:rPr>
          <w:rFonts w:ascii="Arial" w:hAnsi="Arial" w:cs="Arial"/>
          <w:color w:val="FF0000"/>
          <w:kern w:val="0"/>
          <w:sz w:val="21"/>
          <w:szCs w:val="21"/>
          <w:lang w:eastAsia="de-CH"/>
        </w:rPr>
      </w:pPr>
      <w:r w:rsidRPr="008012CF">
        <w:rPr>
          <w:rFonts w:ascii="Arial" w:hAnsi="Arial" w:cs="Arial"/>
          <w:color w:val="FF0000"/>
          <w:kern w:val="0"/>
          <w:sz w:val="21"/>
          <w:szCs w:val="21"/>
          <w:lang w:eastAsia="de-CH"/>
        </w:rPr>
        <w:t>Welche dieser Optionen wird empfohlen?</w:t>
      </w:r>
    </w:p>
    <w:p w:rsidR="004A112D" w:rsidRDefault="004A112D" w:rsidP="00697686"/>
    <w:p w:rsidR="004A112D" w:rsidRPr="00697686" w:rsidRDefault="004A112D" w:rsidP="00697686"/>
    <w:p w:rsidR="006570DD" w:rsidRPr="005261E9" w:rsidRDefault="006570DD" w:rsidP="006570DD">
      <w:pPr>
        <w:pStyle w:val="StandardErluterung"/>
      </w:pPr>
      <w:r>
        <w:lastRenderedPageBreak/>
        <w:t>{</w:t>
      </w:r>
      <w:r w:rsidRPr="005261E9">
        <w:t>Hierher kommt ein für die Öffentlichkeit bestimmtes Summary. Die BFH wird dieses auch auf die Homepage setzen. Beachten Sie bitte, dass hier keine Firmengeheimnisse stehen dürfen.</w:t>
      </w:r>
      <w:r>
        <w:t>}</w:t>
      </w:r>
    </w:p>
    <w:p w:rsidR="006570DD" w:rsidRDefault="006570DD" w:rsidP="006570DD">
      <w:pPr>
        <w:pStyle w:val="berschrift1"/>
      </w:pPr>
      <w:bookmarkStart w:id="15" w:name="_Toc348688062"/>
      <w:bookmarkStart w:id="16" w:name="_Toc472682637"/>
      <w:r>
        <w:t>Einleitung</w:t>
      </w:r>
      <w:bookmarkEnd w:id="15"/>
      <w:bookmarkEnd w:id="16"/>
      <w:r>
        <w:t xml:space="preserve"> </w:t>
      </w:r>
    </w:p>
    <w:p w:rsidR="00BF5744" w:rsidRDefault="00034F6B" w:rsidP="004A112D">
      <w:pPr>
        <w:spacing w:before="0" w:after="0"/>
        <w:rPr>
          <w:rFonts w:cs="Lucida Sans"/>
          <w:color w:val="000000"/>
          <w:kern w:val="0"/>
          <w:szCs w:val="22"/>
          <w:lang w:eastAsia="de-CH"/>
        </w:rPr>
      </w:pPr>
      <w:r>
        <w:rPr>
          <w:rFonts w:cs="Lucida Sans"/>
          <w:color w:val="000000"/>
          <w:kern w:val="0"/>
          <w:szCs w:val="22"/>
          <w:lang w:eastAsia="de-CH"/>
        </w:rPr>
        <w:t xml:space="preserve">Nach dem Einreichen der definitiven Aufgabenstellung wurden die nächsten Schritte definiert. </w:t>
      </w:r>
    </w:p>
    <w:p w:rsidR="00D54AB5" w:rsidRDefault="00D54AB5" w:rsidP="00D54AB5">
      <w:pPr>
        <w:pStyle w:val="berschrift2"/>
        <w:rPr>
          <w:lang w:eastAsia="de-CH"/>
        </w:rPr>
      </w:pPr>
      <w:bookmarkStart w:id="17" w:name="_Toc472682638"/>
      <w:r>
        <w:rPr>
          <w:lang w:eastAsia="de-CH"/>
        </w:rPr>
        <w:t>Zeitplanung</w:t>
      </w:r>
      <w:bookmarkEnd w:id="17"/>
    </w:p>
    <w:p w:rsidR="003D54D9" w:rsidRDefault="00D54AB5" w:rsidP="00D54AB5">
      <w:pPr>
        <w:rPr>
          <w:lang w:eastAsia="de-CH"/>
        </w:rPr>
      </w:pPr>
      <w:r>
        <w:rPr>
          <w:lang w:eastAsia="de-CH"/>
        </w:rPr>
        <w:t>Der interne Projektleiter Luca lo Faso wird einen detaillierten Pro</w:t>
      </w:r>
      <w:r w:rsidR="003D54D9">
        <w:rPr>
          <w:lang w:eastAsia="de-CH"/>
        </w:rPr>
        <w:t xml:space="preserve">jektplan erarbeiten. </w:t>
      </w:r>
      <w:r w:rsidR="003D54D9">
        <w:rPr>
          <w:lang w:eastAsia="de-CH"/>
        </w:rPr>
        <w:br/>
      </w:r>
    </w:p>
    <w:p w:rsidR="003D54D9" w:rsidRDefault="003D54D9" w:rsidP="00D54AB5">
      <w:pPr>
        <w:rPr>
          <w:lang w:eastAsia="de-CH"/>
        </w:rPr>
      </w:pPr>
      <w:r>
        <w:rPr>
          <w:lang w:eastAsia="de-CH"/>
        </w:rPr>
        <w:t xml:space="preserve">Anhand der vorgegebenen Anforderungen der BFH wurde von der Diplomandin auch ein Zeitplan erstellt. Dieser ist im Anhang ersichtlich. </w:t>
      </w:r>
    </w:p>
    <w:p w:rsidR="003D54D9" w:rsidRDefault="003D54D9" w:rsidP="003D54D9">
      <w:pPr>
        <w:pStyle w:val="Beschriftung"/>
        <w:rPr>
          <w:lang w:eastAsia="de-CH"/>
        </w:rPr>
      </w:pPr>
      <w:r>
        <w:t xml:space="preserve">Abbildung </w:t>
      </w:r>
      <w:fldSimple w:instr=" SEQ Abbildung \* ARABIC ">
        <w:r w:rsidR="002E632C">
          <w:rPr>
            <w:noProof/>
          </w:rPr>
          <w:t>1</w:t>
        </w:r>
      </w:fldSimple>
      <w:r>
        <w:t xml:space="preserve"> Zeitplan</w:t>
      </w:r>
    </w:p>
    <w:p w:rsidR="00280574" w:rsidRDefault="003D54D9" w:rsidP="003D54D9">
      <w:pPr>
        <w:rPr>
          <w:rFonts w:cs="Lucida Sans"/>
          <w:color w:val="000000"/>
          <w:kern w:val="0"/>
          <w:szCs w:val="22"/>
          <w:lang w:eastAsia="de-CH"/>
        </w:rPr>
      </w:pPr>
      <w:r>
        <w:rPr>
          <w:noProof/>
          <w:lang w:eastAsia="de-CH"/>
        </w:rPr>
        <w:drawing>
          <wp:inline distT="0" distB="0" distL="0" distR="0" wp14:anchorId="11BAC849" wp14:editId="5846DC30">
            <wp:extent cx="4945380" cy="2964765"/>
            <wp:effectExtent l="0" t="0" r="7620" b="762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51585" cy="2968485"/>
                    </a:xfrm>
                    <a:prstGeom prst="rect">
                      <a:avLst/>
                    </a:prstGeom>
                  </pic:spPr>
                </pic:pic>
              </a:graphicData>
            </a:graphic>
          </wp:inline>
        </w:drawing>
      </w:r>
      <w:r w:rsidR="00D54AB5">
        <w:rPr>
          <w:lang w:eastAsia="de-CH"/>
        </w:rPr>
        <w:br/>
      </w:r>
    </w:p>
    <w:p w:rsidR="00CB6D48" w:rsidRPr="00CB6D48" w:rsidRDefault="00280574" w:rsidP="00CB6D48">
      <w:pPr>
        <w:pStyle w:val="berschrift2"/>
        <w:rPr>
          <w:lang w:eastAsia="de-CH"/>
        </w:rPr>
      </w:pPr>
      <w:bookmarkStart w:id="18" w:name="_Toc472682639"/>
      <w:r>
        <w:rPr>
          <w:lang w:eastAsia="de-CH"/>
        </w:rPr>
        <w:t>Ausgangslage</w:t>
      </w:r>
      <w:bookmarkEnd w:id="18"/>
      <w:r>
        <w:rPr>
          <w:lang w:eastAsia="de-CH"/>
        </w:rPr>
        <w:t xml:space="preserve"> </w:t>
      </w:r>
    </w:p>
    <w:p w:rsidR="00E97BB5" w:rsidRDefault="00CB6D48" w:rsidP="004A112D">
      <w:pPr>
        <w:spacing w:before="0" w:after="0"/>
        <w:rPr>
          <w:rFonts w:cs="Lucida Sans"/>
          <w:color w:val="000000"/>
          <w:kern w:val="0"/>
          <w:szCs w:val="22"/>
          <w:lang w:eastAsia="de-CH"/>
        </w:rPr>
      </w:pPr>
      <w:r>
        <w:rPr>
          <w:rFonts w:cs="Lucida Sans"/>
          <w:color w:val="000000"/>
          <w:kern w:val="0"/>
          <w:szCs w:val="22"/>
          <w:lang w:eastAsia="de-CH"/>
        </w:rPr>
        <w:t>Mit der Durchführung von einem interdisziplinären Workshop zum Thema Lagerbewirtschaftung – Bestellwesen – Logistik</w:t>
      </w:r>
      <w:r w:rsidR="00730F92">
        <w:rPr>
          <w:rFonts w:cs="Lucida Sans"/>
          <w:color w:val="000000"/>
          <w:kern w:val="0"/>
          <w:szCs w:val="22"/>
          <w:lang w:eastAsia="de-CH"/>
        </w:rPr>
        <w:t xml:space="preserve"> im Wohnheim Riggisberg </w:t>
      </w:r>
      <w:r>
        <w:rPr>
          <w:rFonts w:cs="Lucida Sans"/>
          <w:color w:val="000000"/>
          <w:kern w:val="0"/>
          <w:szCs w:val="22"/>
          <w:lang w:eastAsia="de-CH"/>
        </w:rPr>
        <w:t xml:space="preserve">wurde eine erste IST Analyse durchgeführt. Dies wurde in der Aufgabenstellung ausführlich beschrieben. Daraus ging hervor, dass es </w:t>
      </w:r>
      <w:r w:rsidR="00730F92">
        <w:rPr>
          <w:rFonts w:cs="Lucida Sans"/>
          <w:color w:val="000000"/>
          <w:kern w:val="0"/>
          <w:szCs w:val="22"/>
          <w:lang w:eastAsia="de-CH"/>
        </w:rPr>
        <w:t>ei</w:t>
      </w:r>
      <w:r w:rsidR="00730F92" w:rsidRPr="00730F92">
        <w:rPr>
          <w:rFonts w:cs="Lucida Sans"/>
          <w:color w:val="000000"/>
          <w:kern w:val="0"/>
          <w:szCs w:val="22"/>
          <w:lang w:eastAsia="de-CH"/>
        </w:rPr>
        <w:t>ne Vereinheitlichung und Vereinfachung von Abläufen des externen und internen Bestellwesens</w:t>
      </w:r>
      <w:r>
        <w:rPr>
          <w:rFonts w:cs="Lucida Sans"/>
          <w:color w:val="000000"/>
          <w:kern w:val="0"/>
          <w:szCs w:val="22"/>
          <w:lang w:eastAsia="de-CH"/>
        </w:rPr>
        <w:t xml:space="preserve"> geben sollte</w:t>
      </w:r>
      <w:r w:rsidR="00730F92">
        <w:rPr>
          <w:rFonts w:cs="Lucida Sans"/>
          <w:color w:val="000000"/>
          <w:kern w:val="0"/>
          <w:szCs w:val="22"/>
          <w:lang w:eastAsia="de-CH"/>
        </w:rPr>
        <w:t xml:space="preserve">. Weiter auch die </w:t>
      </w:r>
      <w:r w:rsidR="00730F92" w:rsidRPr="00730F92">
        <w:rPr>
          <w:rFonts w:cs="Lucida Sans"/>
          <w:color w:val="000000"/>
          <w:kern w:val="0"/>
          <w:szCs w:val="22"/>
          <w:lang w:eastAsia="de-CH"/>
        </w:rPr>
        <w:t>Frage, ob und wie viele Lagerräume benötigt werden und ob und welche IT-Unterstützung einzubringen ist.</w:t>
      </w:r>
      <w:r w:rsidR="00730F92">
        <w:rPr>
          <w:rFonts w:cs="Lucida Sans"/>
          <w:color w:val="000000"/>
          <w:kern w:val="0"/>
          <w:szCs w:val="22"/>
          <w:lang w:eastAsia="de-CH"/>
        </w:rPr>
        <w:t xml:space="preserve"> </w:t>
      </w:r>
      <w:sdt>
        <w:sdtPr>
          <w:rPr>
            <w:rFonts w:cs="Lucida Sans"/>
            <w:color w:val="000000"/>
            <w:kern w:val="0"/>
            <w:szCs w:val="22"/>
            <w:lang w:eastAsia="de-CH"/>
          </w:rPr>
          <w:id w:val="928160763"/>
          <w:citation/>
        </w:sdtPr>
        <w:sdtContent>
          <w:r w:rsidR="00730F92">
            <w:rPr>
              <w:rFonts w:cs="Lucida Sans"/>
              <w:color w:val="000000"/>
              <w:kern w:val="0"/>
              <w:szCs w:val="22"/>
              <w:lang w:eastAsia="de-CH"/>
            </w:rPr>
            <w:fldChar w:fldCharType="begin"/>
          </w:r>
          <w:r w:rsidR="00730F92">
            <w:rPr>
              <w:rFonts w:cs="Lucida Sans"/>
              <w:color w:val="000000"/>
              <w:kern w:val="0"/>
              <w:szCs w:val="22"/>
              <w:lang w:eastAsia="de-CH"/>
            </w:rPr>
            <w:instrText xml:space="preserve"> CITATION Urs16 \l 2055 </w:instrText>
          </w:r>
          <w:r w:rsidR="00730F92">
            <w:rPr>
              <w:rFonts w:cs="Lucida Sans"/>
              <w:color w:val="000000"/>
              <w:kern w:val="0"/>
              <w:szCs w:val="22"/>
              <w:lang w:eastAsia="de-CH"/>
            </w:rPr>
            <w:fldChar w:fldCharType="separate"/>
          </w:r>
          <w:r w:rsidR="006043DF" w:rsidRPr="006043DF">
            <w:rPr>
              <w:rFonts w:cs="Lucida Sans"/>
              <w:noProof/>
              <w:color w:val="000000"/>
              <w:kern w:val="0"/>
              <w:szCs w:val="22"/>
              <w:lang w:eastAsia="de-CH"/>
            </w:rPr>
            <w:t>(Ritschard, 2016)</w:t>
          </w:r>
          <w:r w:rsidR="00730F92">
            <w:rPr>
              <w:rFonts w:cs="Lucida Sans"/>
              <w:color w:val="000000"/>
              <w:kern w:val="0"/>
              <w:szCs w:val="22"/>
              <w:lang w:eastAsia="de-CH"/>
            </w:rPr>
            <w:fldChar w:fldCharType="end"/>
          </w:r>
        </w:sdtContent>
      </w:sdt>
      <w:r w:rsidR="00730F92">
        <w:rPr>
          <w:rFonts w:cs="Lucida Sans"/>
          <w:color w:val="000000"/>
          <w:kern w:val="0"/>
          <w:szCs w:val="22"/>
          <w:lang w:eastAsia="de-CH"/>
        </w:rPr>
        <w:t xml:space="preserve"> </w:t>
      </w:r>
    </w:p>
    <w:p w:rsidR="00E97BB5" w:rsidRDefault="00E97BB5" w:rsidP="004A112D">
      <w:pPr>
        <w:spacing w:before="0" w:after="0"/>
        <w:rPr>
          <w:rFonts w:cs="Lucida Sans"/>
          <w:color w:val="000000"/>
          <w:kern w:val="0"/>
          <w:szCs w:val="22"/>
          <w:lang w:eastAsia="de-CH"/>
        </w:rPr>
      </w:pPr>
    </w:p>
    <w:p w:rsidR="006A5945" w:rsidRDefault="006A5945" w:rsidP="006A5945">
      <w:pPr>
        <w:pStyle w:val="berschrift1"/>
        <w:rPr>
          <w:rFonts w:cs="Lucida Sans"/>
          <w:color w:val="000000"/>
          <w:kern w:val="0"/>
          <w:szCs w:val="22"/>
          <w:lang w:eastAsia="de-CH"/>
        </w:rPr>
      </w:pPr>
      <w:bookmarkStart w:id="19" w:name="_Toc472682640"/>
      <w:r>
        <w:t>Ist Situation</w:t>
      </w:r>
      <w:bookmarkEnd w:id="19"/>
    </w:p>
    <w:p w:rsidR="00CB6D48" w:rsidRDefault="00CB6D48" w:rsidP="004A112D">
      <w:pPr>
        <w:spacing w:before="0" w:after="0"/>
        <w:rPr>
          <w:rFonts w:cs="Lucida Sans"/>
          <w:color w:val="000000"/>
          <w:kern w:val="0"/>
          <w:szCs w:val="22"/>
          <w:lang w:eastAsia="de-CH"/>
        </w:rPr>
      </w:pPr>
    </w:p>
    <w:p w:rsidR="00730F92" w:rsidRDefault="00E8004C" w:rsidP="004A112D">
      <w:pPr>
        <w:spacing w:before="0" w:after="0"/>
        <w:rPr>
          <w:rFonts w:cs="Lucida Sans"/>
          <w:color w:val="000000"/>
          <w:kern w:val="0"/>
          <w:szCs w:val="22"/>
          <w:lang w:eastAsia="de-CH"/>
        </w:rPr>
      </w:pPr>
      <w:r>
        <w:rPr>
          <w:rFonts w:cs="Lucida Sans"/>
          <w:color w:val="000000"/>
          <w:kern w:val="0"/>
          <w:szCs w:val="22"/>
          <w:lang w:eastAsia="de-CH"/>
        </w:rPr>
        <w:lastRenderedPageBreak/>
        <w:t xml:space="preserve">Weiter </w:t>
      </w:r>
      <w:r w:rsidR="0097137E">
        <w:rPr>
          <w:rFonts w:cs="Lucida Sans"/>
          <w:color w:val="000000"/>
          <w:kern w:val="0"/>
          <w:szCs w:val="22"/>
          <w:lang w:eastAsia="de-CH"/>
        </w:rPr>
        <w:t>wurde</w:t>
      </w:r>
      <w:r>
        <w:rPr>
          <w:rFonts w:cs="Lucida Sans"/>
          <w:color w:val="000000"/>
          <w:kern w:val="0"/>
          <w:szCs w:val="22"/>
          <w:lang w:eastAsia="de-CH"/>
        </w:rPr>
        <w:t xml:space="preserve"> eine Übersicht der Lagerräume und deren Inhalte erstellt. Die </w:t>
      </w:r>
      <w:r w:rsidR="00730F92">
        <w:rPr>
          <w:rFonts w:cs="Lucida Sans"/>
          <w:color w:val="000000"/>
          <w:kern w:val="0"/>
          <w:szCs w:val="22"/>
          <w:lang w:eastAsia="de-CH"/>
        </w:rPr>
        <w:t>Anzahl und d</w:t>
      </w:r>
      <w:r>
        <w:rPr>
          <w:rFonts w:cs="Lucida Sans"/>
          <w:color w:val="000000"/>
          <w:kern w:val="0"/>
          <w:szCs w:val="22"/>
          <w:lang w:eastAsia="de-CH"/>
        </w:rPr>
        <w:t>as gelagerte Material muss</w:t>
      </w:r>
      <w:r w:rsidR="00CB6D48">
        <w:rPr>
          <w:rFonts w:cs="Lucida Sans"/>
          <w:color w:val="000000"/>
          <w:kern w:val="0"/>
          <w:szCs w:val="22"/>
          <w:lang w:eastAsia="de-CH"/>
        </w:rPr>
        <w:t>te</w:t>
      </w:r>
      <w:r>
        <w:rPr>
          <w:rFonts w:cs="Lucida Sans"/>
          <w:color w:val="000000"/>
          <w:kern w:val="0"/>
          <w:szCs w:val="22"/>
          <w:lang w:eastAsia="de-CH"/>
        </w:rPr>
        <w:t xml:space="preserve"> erfasst und dokumentiert werden. Im Anhang findet man die dazugehörende Liste. </w:t>
      </w:r>
      <w:r w:rsidRPr="00034F6B">
        <w:rPr>
          <w:rFonts w:cs="Lucida Sans"/>
          <w:color w:val="FF0000"/>
          <w:kern w:val="0"/>
          <w:szCs w:val="22"/>
          <w:lang w:eastAsia="de-CH"/>
        </w:rPr>
        <w:t>(Excel Lagerräume)</w:t>
      </w:r>
    </w:p>
    <w:p w:rsidR="00E97BB5" w:rsidRDefault="00CB6D48" w:rsidP="004A112D">
      <w:pPr>
        <w:spacing w:before="0" w:after="0"/>
        <w:rPr>
          <w:rFonts w:cs="Lucida Sans"/>
          <w:kern w:val="0"/>
          <w:szCs w:val="22"/>
          <w:lang w:eastAsia="de-CH"/>
        </w:rPr>
      </w:pPr>
      <w:r>
        <w:rPr>
          <w:rFonts w:cs="Lucida Sans"/>
          <w:kern w:val="0"/>
          <w:szCs w:val="22"/>
          <w:lang w:eastAsia="de-CH"/>
        </w:rPr>
        <w:t>A</w:t>
      </w:r>
      <w:r w:rsidR="00C11A98">
        <w:rPr>
          <w:rFonts w:cs="Lucida Sans"/>
          <w:kern w:val="0"/>
          <w:szCs w:val="22"/>
          <w:lang w:eastAsia="de-CH"/>
        </w:rPr>
        <w:t xml:space="preserve">ufgrund der grosszügigen Raumverhältnisse </w:t>
      </w:r>
      <w:r>
        <w:rPr>
          <w:rFonts w:cs="Lucida Sans"/>
          <w:kern w:val="0"/>
          <w:szCs w:val="22"/>
          <w:lang w:eastAsia="de-CH"/>
        </w:rPr>
        <w:t xml:space="preserve">muss </w:t>
      </w:r>
      <w:r w:rsidR="00C11A98">
        <w:rPr>
          <w:rFonts w:cs="Lucida Sans"/>
          <w:kern w:val="0"/>
          <w:szCs w:val="22"/>
          <w:lang w:eastAsia="de-CH"/>
        </w:rPr>
        <w:t>keine Reduktion der Lagerräume angestrebt werden</w:t>
      </w:r>
      <w:r w:rsidR="00E97BB5">
        <w:rPr>
          <w:rFonts w:cs="Lucida Sans"/>
          <w:kern w:val="0"/>
          <w:szCs w:val="22"/>
          <w:lang w:eastAsia="de-CH"/>
        </w:rPr>
        <w:t>. Jedoch kann die Materialverteilung analysiert und entsprechende Massnahmen getroffen werden.</w:t>
      </w:r>
    </w:p>
    <w:p w:rsidR="00E97BB5" w:rsidRDefault="00E97BB5" w:rsidP="004A112D">
      <w:pPr>
        <w:spacing w:before="0" w:after="0"/>
        <w:rPr>
          <w:rFonts w:cs="Lucida Sans"/>
          <w:kern w:val="0"/>
          <w:szCs w:val="22"/>
          <w:lang w:eastAsia="de-CH"/>
        </w:rPr>
      </w:pPr>
      <w:r>
        <w:rPr>
          <w:rFonts w:cs="Lucida Sans"/>
          <w:kern w:val="0"/>
          <w:szCs w:val="22"/>
          <w:lang w:eastAsia="de-CH"/>
        </w:rPr>
        <w:t xml:space="preserve">Folgende </w:t>
      </w:r>
      <w:r w:rsidR="00BF5744">
        <w:rPr>
          <w:rFonts w:cs="Lucida Sans"/>
          <w:kern w:val="0"/>
          <w:szCs w:val="22"/>
          <w:lang w:eastAsia="de-CH"/>
        </w:rPr>
        <w:t>Punkte</w:t>
      </w:r>
      <w:r>
        <w:rPr>
          <w:rFonts w:cs="Lucida Sans"/>
          <w:kern w:val="0"/>
          <w:szCs w:val="22"/>
          <w:lang w:eastAsia="de-CH"/>
        </w:rPr>
        <w:t xml:space="preserve"> wurden von der Diplomandin erstellt, </w:t>
      </w:r>
      <w:r w:rsidR="00BF5744">
        <w:rPr>
          <w:rFonts w:cs="Lucida Sans"/>
          <w:kern w:val="0"/>
          <w:szCs w:val="22"/>
          <w:lang w:eastAsia="de-CH"/>
        </w:rPr>
        <w:t xml:space="preserve">nach welchen Kriterien ein Warenlager beurteilt wird: </w:t>
      </w:r>
    </w:p>
    <w:p w:rsidR="00BF5744" w:rsidRDefault="00BF5744" w:rsidP="004A112D">
      <w:pPr>
        <w:spacing w:before="0" w:after="0"/>
        <w:rPr>
          <w:rFonts w:cs="Lucida Sans"/>
          <w:kern w:val="0"/>
          <w:szCs w:val="22"/>
          <w:lang w:eastAsia="de-CH"/>
        </w:rPr>
      </w:pPr>
    </w:p>
    <w:p w:rsidR="00E97BB5" w:rsidRDefault="00E97BB5" w:rsidP="004A112D">
      <w:pPr>
        <w:spacing w:before="0" w:after="0"/>
        <w:rPr>
          <w:rFonts w:cs="Lucida Sans"/>
          <w:kern w:val="0"/>
          <w:szCs w:val="22"/>
          <w:lang w:eastAsia="de-CH"/>
        </w:rPr>
      </w:pPr>
      <w:r>
        <w:rPr>
          <w:rFonts w:cs="Lucida Sans"/>
          <w:kern w:val="0"/>
          <w:szCs w:val="22"/>
          <w:lang w:eastAsia="de-CH"/>
        </w:rPr>
        <w:t>- Betriebswirtschaftlich relevant</w:t>
      </w:r>
    </w:p>
    <w:p w:rsidR="00E97BB5" w:rsidRDefault="00E97BB5" w:rsidP="004A112D">
      <w:pPr>
        <w:spacing w:before="0" w:after="0"/>
        <w:rPr>
          <w:rFonts w:cs="Lucida Sans"/>
          <w:kern w:val="0"/>
          <w:szCs w:val="22"/>
          <w:lang w:eastAsia="de-CH"/>
        </w:rPr>
      </w:pPr>
      <w:r>
        <w:rPr>
          <w:rFonts w:cs="Lucida Sans"/>
          <w:kern w:val="0"/>
          <w:szCs w:val="22"/>
          <w:lang w:eastAsia="de-CH"/>
        </w:rPr>
        <w:t>- Schnittstelle zu einem externen Lieferanten</w:t>
      </w:r>
    </w:p>
    <w:p w:rsidR="00E97BB5" w:rsidRDefault="00E97BB5" w:rsidP="004A112D">
      <w:pPr>
        <w:spacing w:before="0" w:after="0"/>
        <w:rPr>
          <w:rFonts w:cs="Lucida Sans"/>
          <w:kern w:val="0"/>
          <w:szCs w:val="22"/>
          <w:lang w:eastAsia="de-CH"/>
        </w:rPr>
      </w:pPr>
      <w:r>
        <w:rPr>
          <w:rFonts w:cs="Lucida Sans"/>
          <w:kern w:val="0"/>
          <w:szCs w:val="22"/>
          <w:lang w:eastAsia="de-CH"/>
        </w:rPr>
        <w:t xml:space="preserve">- Für die Bewohner relevant </w:t>
      </w:r>
    </w:p>
    <w:p w:rsidR="003E2643" w:rsidRDefault="003E2643" w:rsidP="004A112D">
      <w:pPr>
        <w:spacing w:before="0" w:after="0"/>
        <w:rPr>
          <w:rFonts w:cs="Lucida Sans"/>
          <w:kern w:val="0"/>
          <w:szCs w:val="22"/>
          <w:lang w:eastAsia="de-CH"/>
        </w:rPr>
      </w:pPr>
    </w:p>
    <w:p w:rsidR="00BF5744" w:rsidRDefault="00BF5744" w:rsidP="004A112D">
      <w:pPr>
        <w:spacing w:before="0" w:after="0"/>
        <w:rPr>
          <w:rFonts w:cs="Lucida Sans"/>
          <w:kern w:val="0"/>
          <w:szCs w:val="22"/>
          <w:lang w:eastAsia="de-CH"/>
        </w:rPr>
      </w:pPr>
      <w:r>
        <w:rPr>
          <w:rFonts w:cs="Lucida Sans"/>
          <w:kern w:val="0"/>
          <w:szCs w:val="22"/>
          <w:lang w:eastAsia="de-CH"/>
        </w:rPr>
        <w:t xml:space="preserve">Die eingelagerten Waren werden nach den folgenden Warengruppen eingeteilt. </w:t>
      </w:r>
    </w:p>
    <w:p w:rsidR="003E2643" w:rsidRDefault="003E2643" w:rsidP="004A112D">
      <w:pPr>
        <w:spacing w:before="0" w:after="0"/>
        <w:rPr>
          <w:rFonts w:cs="Lucida Sans"/>
          <w:kern w:val="0"/>
          <w:szCs w:val="22"/>
          <w:lang w:eastAsia="de-CH"/>
        </w:rPr>
      </w:pPr>
    </w:p>
    <w:p w:rsidR="003E2643" w:rsidRDefault="003E2643" w:rsidP="004A112D">
      <w:pPr>
        <w:spacing w:before="0" w:after="0"/>
        <w:rPr>
          <w:rFonts w:cs="Lucida Sans"/>
          <w:kern w:val="0"/>
          <w:szCs w:val="22"/>
          <w:lang w:eastAsia="de-CH"/>
        </w:rPr>
      </w:pPr>
      <w:r>
        <w:rPr>
          <w:rFonts w:cs="Lucida Sans"/>
          <w:kern w:val="0"/>
          <w:szCs w:val="22"/>
          <w:lang w:eastAsia="de-CH"/>
        </w:rPr>
        <w:t xml:space="preserve">Nahrungsmittel </w:t>
      </w:r>
    </w:p>
    <w:p w:rsidR="003E2643" w:rsidRDefault="003E2643" w:rsidP="004A112D">
      <w:pPr>
        <w:spacing w:before="0" w:after="0"/>
        <w:rPr>
          <w:rFonts w:cs="Lucida Sans"/>
          <w:kern w:val="0"/>
          <w:szCs w:val="22"/>
          <w:lang w:eastAsia="de-CH"/>
        </w:rPr>
      </w:pPr>
      <w:r>
        <w:rPr>
          <w:rFonts w:cs="Lucida Sans"/>
          <w:kern w:val="0"/>
          <w:szCs w:val="22"/>
          <w:lang w:eastAsia="de-CH"/>
        </w:rPr>
        <w:t>Pflegeverbrauchsmaterial</w:t>
      </w:r>
      <w:r w:rsidR="003543B5">
        <w:rPr>
          <w:rFonts w:cs="Lucida Sans"/>
          <w:kern w:val="0"/>
          <w:szCs w:val="22"/>
          <w:lang w:eastAsia="de-CH"/>
        </w:rPr>
        <w:t xml:space="preserve"> / Medizinalbedarf</w:t>
      </w:r>
    </w:p>
    <w:p w:rsidR="003E2643" w:rsidRDefault="003E2643" w:rsidP="004A112D">
      <w:pPr>
        <w:spacing w:before="0" w:after="0"/>
        <w:rPr>
          <w:rFonts w:cs="Lucida Sans"/>
          <w:kern w:val="0"/>
          <w:szCs w:val="22"/>
          <w:lang w:eastAsia="de-CH"/>
        </w:rPr>
      </w:pPr>
      <w:r>
        <w:rPr>
          <w:rFonts w:cs="Lucida Sans"/>
          <w:kern w:val="0"/>
          <w:szCs w:val="22"/>
          <w:lang w:eastAsia="de-CH"/>
        </w:rPr>
        <w:t>Medikamente</w:t>
      </w:r>
    </w:p>
    <w:p w:rsidR="003E2643" w:rsidRDefault="003E2643" w:rsidP="004A112D">
      <w:pPr>
        <w:spacing w:before="0" w:after="0"/>
        <w:rPr>
          <w:rFonts w:cs="Lucida Sans"/>
          <w:kern w:val="0"/>
          <w:szCs w:val="22"/>
          <w:lang w:eastAsia="de-CH"/>
        </w:rPr>
      </w:pPr>
      <w:r>
        <w:rPr>
          <w:rFonts w:cs="Lucida Sans"/>
          <w:kern w:val="0"/>
          <w:szCs w:val="22"/>
          <w:lang w:eastAsia="de-CH"/>
        </w:rPr>
        <w:t>Büromaterial</w:t>
      </w:r>
    </w:p>
    <w:p w:rsidR="003E2643" w:rsidRDefault="003E2643" w:rsidP="004A112D">
      <w:pPr>
        <w:spacing w:before="0" w:after="0"/>
        <w:rPr>
          <w:rFonts w:cs="Lucida Sans"/>
          <w:kern w:val="0"/>
          <w:szCs w:val="22"/>
          <w:lang w:eastAsia="de-CH"/>
        </w:rPr>
      </w:pPr>
      <w:r>
        <w:rPr>
          <w:rFonts w:cs="Lucida Sans"/>
          <w:kern w:val="0"/>
          <w:szCs w:val="22"/>
          <w:lang w:eastAsia="de-CH"/>
        </w:rPr>
        <w:t>Technik</w:t>
      </w:r>
    </w:p>
    <w:p w:rsidR="003E2643" w:rsidRDefault="003E2643" w:rsidP="004A112D">
      <w:pPr>
        <w:spacing w:before="0" w:after="0"/>
        <w:rPr>
          <w:rFonts w:cs="Lucida Sans"/>
          <w:kern w:val="0"/>
          <w:szCs w:val="22"/>
          <w:lang w:eastAsia="de-CH"/>
        </w:rPr>
      </w:pPr>
      <w:r>
        <w:rPr>
          <w:rFonts w:cs="Lucida Sans"/>
          <w:kern w:val="0"/>
          <w:szCs w:val="22"/>
          <w:lang w:eastAsia="de-CH"/>
        </w:rPr>
        <w:t>Werkmaterial</w:t>
      </w:r>
    </w:p>
    <w:p w:rsidR="003E2643" w:rsidRDefault="003E2643" w:rsidP="004A112D">
      <w:pPr>
        <w:spacing w:before="0" w:after="0"/>
        <w:rPr>
          <w:rFonts w:cs="Lucida Sans"/>
          <w:kern w:val="0"/>
          <w:szCs w:val="22"/>
          <w:lang w:eastAsia="de-CH"/>
        </w:rPr>
      </w:pPr>
      <w:r>
        <w:rPr>
          <w:rFonts w:cs="Lucida Sans"/>
          <w:kern w:val="0"/>
          <w:szCs w:val="22"/>
          <w:lang w:eastAsia="de-CH"/>
        </w:rPr>
        <w:t>Kioskartikel</w:t>
      </w:r>
    </w:p>
    <w:p w:rsidR="00A607AD" w:rsidRDefault="00A607AD" w:rsidP="004A112D">
      <w:pPr>
        <w:spacing w:before="0" w:after="0"/>
        <w:rPr>
          <w:rFonts w:cs="Lucida Sans"/>
          <w:kern w:val="0"/>
          <w:szCs w:val="22"/>
          <w:lang w:eastAsia="de-CH"/>
        </w:rPr>
      </w:pPr>
      <w:r>
        <w:rPr>
          <w:rFonts w:cs="Lucida Sans"/>
          <w:kern w:val="0"/>
          <w:szCs w:val="22"/>
          <w:lang w:eastAsia="de-CH"/>
        </w:rPr>
        <w:t>Non Food</w:t>
      </w:r>
    </w:p>
    <w:p w:rsidR="00BF5744" w:rsidRDefault="00BF5744" w:rsidP="004A112D">
      <w:pPr>
        <w:spacing w:before="0" w:after="0"/>
        <w:rPr>
          <w:rFonts w:cs="Lucida Sans"/>
          <w:kern w:val="0"/>
          <w:szCs w:val="22"/>
          <w:lang w:eastAsia="de-CH"/>
        </w:rPr>
      </w:pPr>
    </w:p>
    <w:p w:rsidR="0078497F" w:rsidRDefault="0078497F" w:rsidP="0078497F">
      <w:pPr>
        <w:pStyle w:val="berschrift2"/>
        <w:rPr>
          <w:lang w:eastAsia="de-CH"/>
        </w:rPr>
      </w:pPr>
      <w:bookmarkStart w:id="20" w:name="_Toc472682641"/>
      <w:r>
        <w:rPr>
          <w:lang w:eastAsia="de-CH"/>
        </w:rPr>
        <w:t>Lieferantenmanagement</w:t>
      </w:r>
      <w:bookmarkEnd w:id="20"/>
    </w:p>
    <w:p w:rsidR="005A6898" w:rsidRDefault="005A6898" w:rsidP="0078497F">
      <w:pPr>
        <w:spacing w:before="0" w:after="0"/>
        <w:rPr>
          <w:rFonts w:cs="Lucida Sans"/>
          <w:kern w:val="0"/>
          <w:szCs w:val="22"/>
          <w:lang w:eastAsia="de-CH"/>
        </w:rPr>
      </w:pPr>
      <w:r>
        <w:rPr>
          <w:rFonts w:cs="Lucida Sans"/>
          <w:kern w:val="0"/>
          <w:szCs w:val="22"/>
          <w:lang w:eastAsia="de-CH"/>
        </w:rPr>
        <w:t xml:space="preserve">Durch die Auswertung der Kreditoren können Rückschlüsse auf die verschiedenen Lieferanten gemacht werden. Diese wurden den entsprechenden Warengruppen zugeordnet. </w:t>
      </w:r>
    </w:p>
    <w:p w:rsidR="0078497F" w:rsidRDefault="00CE77D2" w:rsidP="00CE77D2">
      <w:pPr>
        <w:pStyle w:val="Beschriftung"/>
        <w:rPr>
          <w:rFonts w:cs="Lucida Sans"/>
          <w:kern w:val="0"/>
          <w:szCs w:val="22"/>
          <w:lang w:eastAsia="de-CH"/>
        </w:rPr>
      </w:pPr>
      <w:bookmarkStart w:id="21" w:name="_Toc472368536"/>
      <w:r>
        <w:t xml:space="preserve">Tabelle </w:t>
      </w:r>
      <w:fldSimple w:instr=" SEQ Tabelle \* ARABIC ">
        <w:r>
          <w:rPr>
            <w:noProof/>
          </w:rPr>
          <w:t>1</w:t>
        </w:r>
      </w:fldSimple>
      <w:r w:rsidR="00B2609E">
        <w:t xml:space="preserve"> </w:t>
      </w:r>
      <w:r>
        <w:t>Lieferantenmanagement</w:t>
      </w:r>
      <w:bookmarkEnd w:id="21"/>
    </w:p>
    <w:tbl>
      <w:tblPr>
        <w:tblStyle w:val="Tabellenraster"/>
        <w:tblW w:w="0" w:type="auto"/>
        <w:tblLook w:val="04A0" w:firstRow="1" w:lastRow="0" w:firstColumn="1" w:lastColumn="0" w:noHBand="0" w:noVBand="1"/>
      </w:tblPr>
      <w:tblGrid>
        <w:gridCol w:w="4809"/>
        <w:gridCol w:w="1560"/>
      </w:tblGrid>
      <w:tr w:rsidR="0078497F" w:rsidTr="0097137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Aufteilung nach Produkten</w:t>
            </w:r>
          </w:p>
        </w:tc>
        <w:tc>
          <w:tcPr>
            <w:tcW w:w="1560" w:type="dxa"/>
          </w:tcPr>
          <w:p w:rsidR="0078497F" w:rsidRDefault="0078497F" w:rsidP="0097137E">
            <w:pPr>
              <w:spacing w:before="0" w:after="0"/>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Lieferanten</w:t>
            </w:r>
          </w:p>
        </w:tc>
      </w:tr>
      <w:tr w:rsidR="0078497F" w:rsidTr="00971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Food</w:t>
            </w:r>
          </w:p>
        </w:tc>
        <w:tc>
          <w:tcPr>
            <w:tcW w:w="1560" w:type="dxa"/>
          </w:tcPr>
          <w:p w:rsidR="0078497F" w:rsidRDefault="0078497F" w:rsidP="0097137E">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41</w:t>
            </w:r>
          </w:p>
        </w:tc>
      </w:tr>
      <w:tr w:rsidR="0078497F" w:rsidTr="0097137E">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Pflege- Verbrauchsmaterial</w:t>
            </w:r>
          </w:p>
        </w:tc>
        <w:tc>
          <w:tcPr>
            <w:tcW w:w="1560" w:type="dxa"/>
          </w:tcPr>
          <w:p w:rsidR="0078497F" w:rsidRDefault="0078497F" w:rsidP="0097137E">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21</w:t>
            </w:r>
          </w:p>
        </w:tc>
      </w:tr>
      <w:tr w:rsidR="0078497F" w:rsidTr="00971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Medikamente</w:t>
            </w:r>
          </w:p>
        </w:tc>
        <w:tc>
          <w:tcPr>
            <w:tcW w:w="1560" w:type="dxa"/>
          </w:tcPr>
          <w:p w:rsidR="0078497F" w:rsidRDefault="0078497F" w:rsidP="0097137E">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19</w:t>
            </w:r>
          </w:p>
        </w:tc>
      </w:tr>
      <w:tr w:rsidR="0078497F" w:rsidTr="0097137E">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Textilien</w:t>
            </w:r>
          </w:p>
        </w:tc>
        <w:tc>
          <w:tcPr>
            <w:tcW w:w="1560" w:type="dxa"/>
          </w:tcPr>
          <w:p w:rsidR="0078497F" w:rsidRDefault="0078497F" w:rsidP="0097137E">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11</w:t>
            </w:r>
          </w:p>
        </w:tc>
      </w:tr>
      <w:tr w:rsidR="0078497F" w:rsidTr="00971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Büromaterial</w:t>
            </w:r>
          </w:p>
        </w:tc>
        <w:tc>
          <w:tcPr>
            <w:tcW w:w="1560" w:type="dxa"/>
          </w:tcPr>
          <w:p w:rsidR="0078497F" w:rsidRDefault="0078497F" w:rsidP="0097137E">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3</w:t>
            </w:r>
          </w:p>
        </w:tc>
      </w:tr>
      <w:tr w:rsidR="0078497F" w:rsidTr="0097137E">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Hauswirtschafts- Verbrauchsmaterial</w:t>
            </w:r>
          </w:p>
        </w:tc>
        <w:tc>
          <w:tcPr>
            <w:tcW w:w="1560" w:type="dxa"/>
          </w:tcPr>
          <w:p w:rsidR="0078497F" w:rsidRDefault="0078497F" w:rsidP="0097137E">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3</w:t>
            </w:r>
          </w:p>
        </w:tc>
      </w:tr>
      <w:tr w:rsidR="0078497F" w:rsidTr="0097137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09" w:type="dxa"/>
          </w:tcPr>
          <w:p w:rsidR="0078497F" w:rsidRDefault="0078497F" w:rsidP="0097137E">
            <w:pPr>
              <w:spacing w:before="0" w:after="0"/>
              <w:rPr>
                <w:rFonts w:cs="Lucida Sans"/>
                <w:kern w:val="0"/>
                <w:szCs w:val="22"/>
                <w:lang w:eastAsia="de-CH"/>
              </w:rPr>
            </w:pPr>
            <w:r>
              <w:rPr>
                <w:rFonts w:cs="Lucida Sans"/>
                <w:kern w:val="0"/>
                <w:szCs w:val="22"/>
                <w:lang w:eastAsia="de-CH"/>
              </w:rPr>
              <w:t>Non Food Artikel</w:t>
            </w:r>
          </w:p>
        </w:tc>
        <w:tc>
          <w:tcPr>
            <w:tcW w:w="1560" w:type="dxa"/>
          </w:tcPr>
          <w:p w:rsidR="0078497F" w:rsidRDefault="0078497F" w:rsidP="0097137E">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5</w:t>
            </w:r>
          </w:p>
        </w:tc>
      </w:tr>
    </w:tbl>
    <w:p w:rsidR="00CE77D2" w:rsidRDefault="00CE77D2" w:rsidP="00CE77D2">
      <w:pPr>
        <w:pStyle w:val="berschrift3"/>
        <w:rPr>
          <w:rFonts w:cs="Lucida Sans"/>
          <w:kern w:val="0"/>
          <w:sz w:val="24"/>
          <w:szCs w:val="24"/>
          <w:lang w:eastAsia="de-CH"/>
        </w:rPr>
      </w:pPr>
      <w:bookmarkStart w:id="22" w:name="_Toc472682642"/>
      <w:r>
        <w:rPr>
          <w:lang w:eastAsia="de-CH"/>
        </w:rPr>
        <w:t>Optimierung Lieferantenmanagement</w:t>
      </w:r>
      <w:bookmarkEnd w:id="22"/>
    </w:p>
    <w:p w:rsidR="0078497F" w:rsidRDefault="0078497F" w:rsidP="0078497F">
      <w:pPr>
        <w:spacing w:before="0" w:after="0"/>
        <w:rPr>
          <w:noProof/>
          <w:lang w:eastAsia="de-CH"/>
        </w:rPr>
      </w:pPr>
      <w:r>
        <w:rPr>
          <w:noProof/>
          <w:lang w:eastAsia="de-CH"/>
        </w:rPr>
        <w:t>Das Ziel muss es sein, das Lieferantenmanagement zu optimieren und dort Verbesserungsmöglichkeiten aufzuzeigen.</w:t>
      </w:r>
      <w:r>
        <w:rPr>
          <w:noProof/>
          <w:lang w:eastAsia="de-CH"/>
        </w:rPr>
        <w:br/>
        <w:t>- Pro Gruppe die Lieferanten anzuschauen und zu reduzieren</w:t>
      </w:r>
    </w:p>
    <w:p w:rsidR="0078497F" w:rsidRDefault="0078497F" w:rsidP="0078497F">
      <w:pPr>
        <w:spacing w:before="0" w:after="0"/>
        <w:rPr>
          <w:rFonts w:cs="Lucida Sans"/>
          <w:kern w:val="0"/>
          <w:szCs w:val="22"/>
          <w:lang w:eastAsia="de-CH"/>
        </w:rPr>
      </w:pPr>
      <w:r>
        <w:rPr>
          <w:noProof/>
          <w:lang w:eastAsia="de-CH"/>
        </w:rPr>
        <w:t xml:space="preserve">- Gibt es Lieferanten, welche noch in andere Bereiche liefern und so Doppelspurigkeiten vorhanden sind?  </w:t>
      </w:r>
    </w:p>
    <w:p w:rsidR="0078497F" w:rsidRDefault="00ED5AD3" w:rsidP="004A112D">
      <w:pPr>
        <w:spacing w:before="0" w:after="0"/>
        <w:rPr>
          <w:rFonts w:cs="Lucida Sans"/>
          <w:kern w:val="0"/>
          <w:szCs w:val="22"/>
          <w:lang w:eastAsia="de-CH"/>
        </w:rPr>
      </w:pPr>
      <w:r>
        <w:rPr>
          <w:rFonts w:cs="Lucida Sans"/>
          <w:kern w:val="0"/>
          <w:szCs w:val="22"/>
          <w:lang w:eastAsia="de-CH"/>
        </w:rPr>
        <w:t xml:space="preserve">Dies muss im ersten Quartal 2017 bearbeitet werden. </w:t>
      </w:r>
    </w:p>
    <w:p w:rsidR="0078497F" w:rsidRPr="004A112D" w:rsidRDefault="0078497F" w:rsidP="0078497F">
      <w:pPr>
        <w:pStyle w:val="berschrift2"/>
        <w:rPr>
          <w:lang w:eastAsia="de-CH"/>
        </w:rPr>
      </w:pPr>
      <w:bookmarkStart w:id="23" w:name="_Toc472682643"/>
      <w:r>
        <w:rPr>
          <w:lang w:eastAsia="de-CH"/>
        </w:rPr>
        <w:lastRenderedPageBreak/>
        <w:t>Sortimentsdefinition</w:t>
      </w:r>
      <w:bookmarkEnd w:id="23"/>
      <w:r>
        <w:rPr>
          <w:lang w:eastAsia="de-CH"/>
        </w:rPr>
        <w:t xml:space="preserve"> </w:t>
      </w:r>
    </w:p>
    <w:p w:rsidR="0078497F" w:rsidRDefault="0078497F" w:rsidP="0078497F">
      <w:pPr>
        <w:spacing w:before="0" w:after="0"/>
        <w:rPr>
          <w:rFonts w:cs="Lucida Sans"/>
          <w:kern w:val="0"/>
          <w:sz w:val="24"/>
          <w:szCs w:val="24"/>
          <w:lang w:eastAsia="de-CH"/>
        </w:rPr>
      </w:pPr>
      <w:r>
        <w:rPr>
          <w:rFonts w:cs="Lucida Sans"/>
          <w:kern w:val="0"/>
          <w:sz w:val="24"/>
          <w:szCs w:val="24"/>
          <w:lang w:eastAsia="de-CH"/>
        </w:rPr>
        <w:t xml:space="preserve">Bis anhin wurde bestellt was aktuell gebraucht wird. So steigen die Anzahl Lieferanten sowie die Artikel stetig, ohne dass jemand einen Gesamtüberblick hat. </w:t>
      </w:r>
    </w:p>
    <w:p w:rsidR="0078497F" w:rsidRDefault="0078497F" w:rsidP="0078497F">
      <w:pPr>
        <w:spacing w:before="0" w:after="0"/>
        <w:rPr>
          <w:rFonts w:cs="Lucida Sans"/>
          <w:kern w:val="0"/>
          <w:sz w:val="24"/>
          <w:szCs w:val="24"/>
          <w:lang w:eastAsia="de-CH"/>
        </w:rPr>
      </w:pPr>
    </w:p>
    <w:p w:rsidR="0078497F" w:rsidRDefault="0078497F" w:rsidP="0078497F">
      <w:pPr>
        <w:pStyle w:val="berschrift3"/>
        <w:rPr>
          <w:rFonts w:cs="Lucida Sans"/>
          <w:kern w:val="0"/>
          <w:sz w:val="24"/>
          <w:szCs w:val="24"/>
          <w:lang w:eastAsia="de-CH"/>
        </w:rPr>
      </w:pPr>
      <w:bookmarkStart w:id="24" w:name="_Toc472682644"/>
      <w:r>
        <w:rPr>
          <w:lang w:eastAsia="de-CH"/>
        </w:rPr>
        <w:t>Optimierung Sortimentsdefinition</w:t>
      </w:r>
      <w:bookmarkEnd w:id="24"/>
    </w:p>
    <w:p w:rsidR="0078497F" w:rsidRDefault="0078497F" w:rsidP="0078497F">
      <w:pPr>
        <w:spacing w:before="0" w:after="0"/>
        <w:rPr>
          <w:rFonts w:cs="Lucida Sans"/>
          <w:kern w:val="0"/>
          <w:sz w:val="24"/>
          <w:szCs w:val="24"/>
          <w:lang w:eastAsia="de-CH"/>
        </w:rPr>
      </w:pPr>
      <w:r>
        <w:rPr>
          <w:rFonts w:cs="Lucida Sans"/>
          <w:kern w:val="0"/>
          <w:sz w:val="24"/>
          <w:szCs w:val="24"/>
          <w:lang w:eastAsia="de-CH"/>
        </w:rPr>
        <w:t xml:space="preserve">Das vielfältige Sortiment muss reduziert und standardisiert werden. Es muss klar ersichtlich sein, welche Artikel für welchen Bedarf am Lager geführt werden. Spezialwünsche sind soweit wie möglich nicht zu berücksichtigen und eine individuelle Lösung wird nur noch in Ausnahmefällen gestattet. </w:t>
      </w:r>
    </w:p>
    <w:p w:rsidR="0078497F" w:rsidRDefault="0078497F" w:rsidP="0078497F">
      <w:pPr>
        <w:spacing w:before="0" w:after="0"/>
        <w:rPr>
          <w:rFonts w:cs="Lucida Sans"/>
          <w:kern w:val="0"/>
          <w:sz w:val="24"/>
          <w:szCs w:val="24"/>
          <w:lang w:eastAsia="de-CH"/>
        </w:rPr>
      </w:pPr>
    </w:p>
    <w:p w:rsidR="0078497F" w:rsidRDefault="0078497F" w:rsidP="0078497F">
      <w:pPr>
        <w:spacing w:before="0" w:after="0"/>
        <w:rPr>
          <w:rFonts w:cs="Lucida Sans"/>
          <w:kern w:val="0"/>
          <w:sz w:val="24"/>
          <w:szCs w:val="24"/>
          <w:lang w:eastAsia="de-CH"/>
        </w:rPr>
      </w:pPr>
      <w:r>
        <w:rPr>
          <w:rFonts w:cs="Lucida Sans"/>
          <w:kern w:val="0"/>
          <w:sz w:val="24"/>
          <w:szCs w:val="24"/>
          <w:lang w:eastAsia="de-CH"/>
        </w:rPr>
        <w:t xml:space="preserve">Aufnahme von neuen Artikeln muss geregelt sein. Wer entscheidet, welche Artikel neu aufgenommen werden? Entsprechen sie einem allgemeinen Bedürfnis? </w:t>
      </w:r>
    </w:p>
    <w:p w:rsidR="0078497F" w:rsidRDefault="0078497F" w:rsidP="0078497F">
      <w:pPr>
        <w:spacing w:before="0" w:after="0"/>
        <w:rPr>
          <w:rFonts w:cs="Lucida Sans"/>
          <w:kern w:val="0"/>
          <w:sz w:val="24"/>
          <w:szCs w:val="24"/>
          <w:lang w:eastAsia="de-CH"/>
        </w:rPr>
      </w:pPr>
      <w:r>
        <w:rPr>
          <w:rFonts w:cs="Lucida Sans"/>
          <w:kern w:val="0"/>
          <w:sz w:val="24"/>
          <w:szCs w:val="24"/>
          <w:lang w:eastAsia="de-CH"/>
        </w:rPr>
        <w:t xml:space="preserve">Gründung einer Materialwirtschaftskommission. </w:t>
      </w:r>
    </w:p>
    <w:p w:rsidR="0078497F" w:rsidRDefault="0078497F" w:rsidP="0078497F">
      <w:pPr>
        <w:spacing w:before="0" w:after="0"/>
        <w:rPr>
          <w:rFonts w:cs="Lucida Sans"/>
          <w:kern w:val="0"/>
          <w:sz w:val="24"/>
          <w:szCs w:val="24"/>
          <w:lang w:eastAsia="de-CH"/>
        </w:rPr>
      </w:pPr>
    </w:p>
    <w:p w:rsidR="0078497F" w:rsidRDefault="0078497F" w:rsidP="0078497F">
      <w:pPr>
        <w:spacing w:before="0" w:after="0"/>
        <w:rPr>
          <w:rFonts w:cs="Lucida Sans"/>
          <w:kern w:val="0"/>
          <w:sz w:val="24"/>
          <w:szCs w:val="24"/>
          <w:lang w:eastAsia="de-CH"/>
        </w:rPr>
      </w:pPr>
      <w:r>
        <w:rPr>
          <w:rFonts w:cs="Lucida Sans"/>
          <w:kern w:val="0"/>
          <w:sz w:val="24"/>
          <w:szCs w:val="24"/>
          <w:lang w:eastAsia="de-CH"/>
        </w:rPr>
        <w:t xml:space="preserve">- Pro Warengruppe muss das Sortiment überprüft und reduziert werden. Es muss eine Vereinheitlichung stattfinden. Die Zuständigkeiten liegen hierfür beim Hauptbesteller der Ware. </w:t>
      </w:r>
    </w:p>
    <w:p w:rsidR="0078497F" w:rsidRDefault="0078497F" w:rsidP="0078497F">
      <w:pPr>
        <w:spacing w:before="0" w:after="0"/>
        <w:rPr>
          <w:rFonts w:cs="Lucida Sans"/>
          <w:kern w:val="0"/>
          <w:sz w:val="24"/>
          <w:szCs w:val="24"/>
          <w:lang w:eastAsia="de-CH"/>
        </w:rPr>
      </w:pPr>
    </w:p>
    <w:p w:rsidR="0078497F" w:rsidRDefault="0078497F" w:rsidP="0078497F">
      <w:pPr>
        <w:pStyle w:val="berschrift2"/>
        <w:rPr>
          <w:lang w:eastAsia="de-CH"/>
        </w:rPr>
      </w:pPr>
      <w:bookmarkStart w:id="25" w:name="_Toc472682645"/>
      <w:r>
        <w:rPr>
          <w:lang w:eastAsia="de-CH"/>
        </w:rPr>
        <w:t>Voll- und Teilpauschale</w:t>
      </w:r>
      <w:bookmarkEnd w:id="25"/>
    </w:p>
    <w:p w:rsidR="0078497F" w:rsidRDefault="0078497F" w:rsidP="0078497F">
      <w:pPr>
        <w:rPr>
          <w:lang w:eastAsia="de-CH"/>
        </w:rPr>
      </w:pPr>
      <w:r>
        <w:rPr>
          <w:lang w:eastAsia="de-CH"/>
        </w:rPr>
        <w:t xml:space="preserve">Die Kosten der Bewohnenden werden in der Schweiz durch verschiedene Sozialpartner getragen. Die Alters- und Hinterlassenenversicherung (AHV), Invalidenversicherung (IV) und der Kanton wie auch zum Teil die Gemeinden beteiligen sich finanziell am Aufenthalt. Diese Tarife werden Ende Jahr für jede Institution wie Pflegeheime, Rehakliniken, Behindertenheime u. a. neu ausgehandelt. Die Krankenversicherung bezahlt die Kosten für Pflege und Betreuung, sowie auch eine ausgehandelte Pauschale, welche die Kosten der Medikamente, kassenpflichtige Arzneien und die Rechnungen von ärztlichen Therapien übernimmt. </w:t>
      </w:r>
      <w:sdt>
        <w:sdtPr>
          <w:rPr>
            <w:lang w:eastAsia="de-CH"/>
          </w:rPr>
          <w:id w:val="1206145580"/>
          <w:citation/>
        </w:sdtPr>
        <w:sdtContent>
          <w:r>
            <w:rPr>
              <w:lang w:eastAsia="de-CH"/>
            </w:rPr>
            <w:fldChar w:fldCharType="begin"/>
          </w:r>
          <w:r>
            <w:rPr>
              <w:lang w:eastAsia="de-CH"/>
            </w:rPr>
            <w:instrText xml:space="preserve"> CITATION Tar17 \l 2055 </w:instrText>
          </w:r>
          <w:r>
            <w:rPr>
              <w:lang w:eastAsia="de-CH"/>
            </w:rPr>
            <w:fldChar w:fldCharType="separate"/>
          </w:r>
          <w:r w:rsidR="006043DF">
            <w:rPr>
              <w:noProof/>
              <w:lang w:eastAsia="de-CH"/>
            </w:rPr>
            <w:t>(tarifsuisse, 2017)</w:t>
          </w:r>
          <w:r>
            <w:rPr>
              <w:lang w:eastAsia="de-CH"/>
            </w:rPr>
            <w:fldChar w:fldCharType="end"/>
          </w:r>
        </w:sdtContent>
      </w:sdt>
    </w:p>
    <w:p w:rsidR="0078497F" w:rsidRDefault="0078497F" w:rsidP="0078497F">
      <w:pPr>
        <w:rPr>
          <w:lang w:eastAsia="de-CH"/>
        </w:rPr>
      </w:pPr>
    </w:p>
    <w:p w:rsidR="0078497F" w:rsidRDefault="0078497F" w:rsidP="0078497F">
      <w:pPr>
        <w:rPr>
          <w:lang w:eastAsia="de-CH"/>
        </w:rPr>
      </w:pPr>
      <w:r>
        <w:rPr>
          <w:lang w:eastAsia="de-CH"/>
        </w:rPr>
        <w:t>Dieses Modell wird Vollpauschale genannt und die folgenden Leistungen sind dabei abgegolten:</w:t>
      </w:r>
    </w:p>
    <w:p w:rsidR="0078497F" w:rsidRDefault="0078497F" w:rsidP="0078497F">
      <w:pPr>
        <w:rPr>
          <w:lang w:eastAsia="de-CH"/>
        </w:rPr>
      </w:pPr>
      <w:r>
        <w:rPr>
          <w:lang w:eastAsia="de-CH"/>
        </w:rPr>
        <w:t>- im Pflegeheim oder extern ausgeführten ärztlichen Untersuchungen und Behandlungen</w:t>
      </w:r>
    </w:p>
    <w:p w:rsidR="0078497F" w:rsidRDefault="0078497F" w:rsidP="0078497F">
      <w:pPr>
        <w:rPr>
          <w:lang w:eastAsia="de-CH"/>
        </w:rPr>
      </w:pPr>
      <w:r>
        <w:rPr>
          <w:lang w:eastAsia="de-CH"/>
        </w:rPr>
        <w:t>- medizinisch- technisch, diagnostische und therapeutische Leistungen</w:t>
      </w:r>
    </w:p>
    <w:p w:rsidR="0078497F" w:rsidRDefault="0078497F" w:rsidP="0078497F">
      <w:pPr>
        <w:rPr>
          <w:lang w:eastAsia="de-CH"/>
        </w:rPr>
      </w:pPr>
      <w:r>
        <w:rPr>
          <w:lang w:eastAsia="de-CH"/>
        </w:rPr>
        <w:t>- weitere wissenschaftlich anerkannte und gemäss KVG kassenpflichtige Heilanwendungen</w:t>
      </w:r>
    </w:p>
    <w:p w:rsidR="0078497F" w:rsidRDefault="0078497F" w:rsidP="0078497F">
      <w:pPr>
        <w:rPr>
          <w:lang w:eastAsia="de-CH"/>
        </w:rPr>
      </w:pPr>
      <w:r>
        <w:rPr>
          <w:lang w:eastAsia="de-CH"/>
        </w:rPr>
        <w:t xml:space="preserve">- von einem Arzt verordneten, kassenpflichtige Medikamente gemäss der Spezialitätenliste </w:t>
      </w:r>
      <w:sdt>
        <w:sdtPr>
          <w:rPr>
            <w:lang w:eastAsia="de-CH"/>
          </w:rPr>
          <w:id w:val="1723634190"/>
          <w:citation/>
        </w:sdtPr>
        <w:sdtContent>
          <w:r>
            <w:rPr>
              <w:lang w:eastAsia="de-CH"/>
            </w:rPr>
            <w:fldChar w:fldCharType="begin"/>
          </w:r>
          <w:r>
            <w:rPr>
              <w:lang w:eastAsia="de-CH"/>
            </w:rPr>
            <w:instrText xml:space="preserve">CITATION Ver \l 2055 </w:instrText>
          </w:r>
          <w:r>
            <w:rPr>
              <w:lang w:eastAsia="de-CH"/>
            </w:rPr>
            <w:fldChar w:fldCharType="separate"/>
          </w:r>
          <w:r w:rsidR="006043DF">
            <w:rPr>
              <w:noProof/>
              <w:lang w:eastAsia="de-CH"/>
            </w:rPr>
            <w:t>(vbb|abems, 2017)</w:t>
          </w:r>
          <w:r>
            <w:rPr>
              <w:lang w:eastAsia="de-CH"/>
            </w:rPr>
            <w:fldChar w:fldCharType="end"/>
          </w:r>
        </w:sdtContent>
      </w:sdt>
    </w:p>
    <w:p w:rsidR="0078497F" w:rsidRDefault="0078497F" w:rsidP="0078497F">
      <w:pPr>
        <w:rPr>
          <w:lang w:eastAsia="de-CH"/>
        </w:rPr>
      </w:pPr>
    </w:p>
    <w:p w:rsidR="0078497F" w:rsidRDefault="0078497F" w:rsidP="0078497F">
      <w:pPr>
        <w:rPr>
          <w:lang w:eastAsia="de-CH"/>
        </w:rPr>
      </w:pPr>
      <w:r>
        <w:rPr>
          <w:lang w:eastAsia="de-CH"/>
        </w:rPr>
        <w:t xml:space="preserve">Für die Tarifverhandlungen haben sich nun die Krankenversicherer zusammengeschlossen. Tarifsuisse als Verhandlungspartner der kantonalen Gesundheitsdirektionen und von CURAVIVA (Heimverband Schweiz) vertritt insgesamt 45 Krankenversicherer. Diese Oranisation will nun die Vollpauschale abschaffen und dafür die Teilpauschale einführen. </w:t>
      </w:r>
    </w:p>
    <w:p w:rsidR="0078497F" w:rsidRDefault="0078497F" w:rsidP="0078497F">
      <w:pPr>
        <w:rPr>
          <w:lang w:eastAsia="de-CH"/>
        </w:rPr>
      </w:pPr>
      <w:r>
        <w:rPr>
          <w:lang w:eastAsia="de-CH"/>
        </w:rPr>
        <w:lastRenderedPageBreak/>
        <w:t xml:space="preserve">Diese Umstellung ist bis heute noch nicht gesetzlich vorgeschrieben, jedoch wird angenommen, dass es nicht mehr lange dauern wird, bis dies für alle obligatorisch sein wird. </w:t>
      </w:r>
    </w:p>
    <w:p w:rsidR="0078497F" w:rsidRDefault="0078497F" w:rsidP="0078497F">
      <w:pPr>
        <w:rPr>
          <w:lang w:eastAsia="de-CH"/>
        </w:rPr>
      </w:pPr>
      <w:r>
        <w:rPr>
          <w:lang w:eastAsia="de-CH"/>
        </w:rPr>
        <w:t xml:space="preserve">Mit diesem Entscheid wird sich für die betroffenen Institutionen vieles ändern was die Abrechnung betrifft. Mit der Teilpauschale können nur noch Mittel und Gegenstände gemäss der Liste der Mittel und Gegenstände (MiGeL) der Krankenkasse in Rechnung gestellt werden. Alle übrigen Leistungen und oder Produkte werden dem Bewohner direkt in Rechnung gestellt. Weiter wird für besondere Verordnungen wie Therapien, spezielle Medikamente und Arzneien eine Kostengutsprache bei den Versicherungen vom Arzt eingeholt werden müssen. Die persönlichen Körperpflegeprodukte, welche zwar nicht Bestandteil der Vollpauschale sind, dürfen beim Modell Teilpauschale nicht mehr kostenlos abgegeben werden.  </w:t>
      </w:r>
      <w:sdt>
        <w:sdtPr>
          <w:rPr>
            <w:lang w:eastAsia="de-CH"/>
          </w:rPr>
          <w:id w:val="-1822342885"/>
          <w:citation/>
        </w:sdtPr>
        <w:sdtContent>
          <w:r>
            <w:rPr>
              <w:lang w:eastAsia="de-CH"/>
            </w:rPr>
            <w:fldChar w:fldCharType="begin"/>
          </w:r>
          <w:r>
            <w:rPr>
              <w:lang w:eastAsia="de-CH"/>
            </w:rPr>
            <w:instrText xml:space="preserve">CITATION Hel17 \l 2055 </w:instrText>
          </w:r>
          <w:r>
            <w:rPr>
              <w:lang w:eastAsia="de-CH"/>
            </w:rPr>
            <w:fldChar w:fldCharType="separate"/>
          </w:r>
          <w:r w:rsidR="006043DF">
            <w:rPr>
              <w:noProof/>
              <w:lang w:eastAsia="de-CH"/>
            </w:rPr>
            <w:t>(Helena Adams, 2017)</w:t>
          </w:r>
          <w:r>
            <w:rPr>
              <w:lang w:eastAsia="de-CH"/>
            </w:rPr>
            <w:fldChar w:fldCharType="end"/>
          </w:r>
        </w:sdtContent>
      </w:sdt>
    </w:p>
    <w:p w:rsidR="0078497F" w:rsidRDefault="0078497F" w:rsidP="0078497F">
      <w:pPr>
        <w:rPr>
          <w:lang w:eastAsia="de-CH"/>
        </w:rPr>
      </w:pPr>
    </w:p>
    <w:p w:rsidR="0078497F" w:rsidRDefault="0078497F" w:rsidP="0078497F">
      <w:pPr>
        <w:rPr>
          <w:lang w:eastAsia="de-CH"/>
        </w:rPr>
      </w:pPr>
      <w:r>
        <w:rPr>
          <w:lang w:eastAsia="de-CH"/>
        </w:rPr>
        <w:t xml:space="preserve">Die Geschäftsleitung vom Wohnheim Riggisberg hat per September 2016 entschieden, das Modell Teilpauschale per 01.01.2018 einzuführen. Diese Umstellung hat grosse Auswirkungen auf den gesamten Betrieb und dementsprechend ist eine fundierte Vorbereitung nötig. </w:t>
      </w:r>
    </w:p>
    <w:p w:rsidR="0078497F" w:rsidRPr="00CE77D2" w:rsidRDefault="0078497F" w:rsidP="00CE77D2">
      <w:pPr>
        <w:rPr>
          <w:lang w:eastAsia="de-CH"/>
        </w:rPr>
      </w:pPr>
      <w:r>
        <w:rPr>
          <w:lang w:eastAsia="de-CH"/>
        </w:rPr>
        <w:t xml:space="preserve">Diesbezüglich muss das Thema Teilpauschale auch im Bereich Logistik und der Bestellungen vertieft angegangen werden. Für die einzelnen Bewohner wird es zwangsläufig eine Umstellung der Produkte geben, sei es im Medizinalbereich wie auch im Pflegebereich. Diese dann korrekt zu erfassen und dem Bewohner in Rechnung zu stellen, wird für das WHR betriebswirtschaftlich relevant sein. </w:t>
      </w:r>
    </w:p>
    <w:p w:rsidR="0078497F" w:rsidRDefault="0078497F" w:rsidP="004A112D">
      <w:pPr>
        <w:spacing w:before="0" w:after="0"/>
        <w:rPr>
          <w:rFonts w:cs="Lucida Sans"/>
          <w:kern w:val="0"/>
          <w:szCs w:val="22"/>
          <w:lang w:eastAsia="de-CH"/>
        </w:rPr>
      </w:pPr>
    </w:p>
    <w:p w:rsidR="003E2643" w:rsidRDefault="003E2643" w:rsidP="003E2643">
      <w:pPr>
        <w:pStyle w:val="berschrift2"/>
        <w:rPr>
          <w:lang w:eastAsia="de-CH"/>
        </w:rPr>
      </w:pPr>
      <w:bookmarkStart w:id="26" w:name="_Toc472682646"/>
      <w:r>
        <w:rPr>
          <w:lang w:eastAsia="de-CH"/>
        </w:rPr>
        <w:t>Bestellsystem</w:t>
      </w:r>
      <w:bookmarkEnd w:id="26"/>
      <w:r>
        <w:rPr>
          <w:lang w:eastAsia="de-CH"/>
        </w:rPr>
        <w:t xml:space="preserve"> </w:t>
      </w:r>
    </w:p>
    <w:p w:rsidR="003E2643" w:rsidRDefault="003E2643" w:rsidP="004A112D">
      <w:pPr>
        <w:spacing w:before="0" w:after="0"/>
        <w:rPr>
          <w:rFonts w:cs="Lucida Sans"/>
          <w:kern w:val="0"/>
          <w:szCs w:val="22"/>
          <w:lang w:eastAsia="de-CH"/>
        </w:rPr>
      </w:pPr>
    </w:p>
    <w:p w:rsidR="00055D58" w:rsidRDefault="00055D58" w:rsidP="004A112D">
      <w:pPr>
        <w:spacing w:before="0" w:after="0"/>
        <w:rPr>
          <w:rFonts w:cs="Lucida Sans"/>
          <w:kern w:val="0"/>
          <w:szCs w:val="22"/>
          <w:lang w:eastAsia="de-CH"/>
        </w:rPr>
      </w:pPr>
      <w:r>
        <w:rPr>
          <w:rFonts w:cs="Lucida Sans"/>
          <w:kern w:val="0"/>
          <w:szCs w:val="22"/>
          <w:lang w:eastAsia="de-CH"/>
        </w:rPr>
        <w:t xml:space="preserve">Das Beschaffungswesen ist </w:t>
      </w:r>
      <w:r w:rsidR="00E97BB5">
        <w:rPr>
          <w:rFonts w:cs="Lucida Sans"/>
          <w:kern w:val="0"/>
          <w:szCs w:val="22"/>
          <w:lang w:eastAsia="de-CH"/>
        </w:rPr>
        <w:t xml:space="preserve">zum Zeitpunkt vom Verfassen des Berichtes </w:t>
      </w:r>
      <w:r>
        <w:rPr>
          <w:rFonts w:cs="Lucida Sans"/>
          <w:kern w:val="0"/>
          <w:szCs w:val="22"/>
          <w:lang w:eastAsia="de-CH"/>
        </w:rPr>
        <w:t>nicht übergreifend organisiert. Im Moment kaufen verschiedene Personen bei verschiedenen und / oder gleichen Lieferanten ein. Es fehlt eine Übersicht, wer was wo bei wem bestellt und ob gleiche oder ähnliche Ware schon von jemanden bestellt wurde. Die Berechtigung, wer eine Bestellung auslösen kann, ist nicht klar geregt. Auch</w:t>
      </w:r>
      <w:r w:rsidR="00B451DB">
        <w:rPr>
          <w:rFonts w:cs="Lucida Sans"/>
          <w:kern w:val="0"/>
          <w:szCs w:val="22"/>
          <w:lang w:eastAsia="de-CH"/>
        </w:rPr>
        <w:t xml:space="preserve"> hängt es von jedem einzelnen Bestellenden ab, </w:t>
      </w:r>
      <w:r>
        <w:rPr>
          <w:rFonts w:cs="Lucida Sans"/>
          <w:kern w:val="0"/>
          <w:szCs w:val="22"/>
          <w:lang w:eastAsia="de-CH"/>
        </w:rPr>
        <w:t xml:space="preserve">dass gute Lieferkonditionen ausgehandelt werden und die Preise für das WHR attraktiv sind. </w:t>
      </w:r>
    </w:p>
    <w:p w:rsidR="00B451DB" w:rsidRDefault="00B451DB" w:rsidP="004A112D">
      <w:pPr>
        <w:spacing w:before="0" w:after="0"/>
        <w:rPr>
          <w:rFonts w:cs="Lucida Sans"/>
          <w:kern w:val="0"/>
          <w:szCs w:val="22"/>
          <w:lang w:eastAsia="de-CH"/>
        </w:rPr>
      </w:pPr>
    </w:p>
    <w:p w:rsidR="00B451DB" w:rsidRDefault="00B451DB" w:rsidP="004A112D">
      <w:pPr>
        <w:spacing w:before="0" w:after="0"/>
        <w:rPr>
          <w:rFonts w:cs="Lucida Sans"/>
          <w:kern w:val="0"/>
          <w:szCs w:val="22"/>
          <w:lang w:eastAsia="de-CH"/>
        </w:rPr>
      </w:pPr>
      <w:r>
        <w:rPr>
          <w:rFonts w:cs="Lucida Sans"/>
          <w:kern w:val="0"/>
          <w:szCs w:val="22"/>
          <w:lang w:eastAsia="de-CH"/>
        </w:rPr>
        <w:t>Im Workshop wurde zusammengefasst, welche Produktegruppe von wem und wie bestellt wird</w:t>
      </w:r>
      <w:r w:rsidR="009650E2">
        <w:rPr>
          <w:rFonts w:cs="Lucida Sans"/>
          <w:kern w:val="0"/>
          <w:szCs w:val="22"/>
          <w:lang w:eastAsia="de-CH"/>
        </w:rPr>
        <w:t>.</w:t>
      </w:r>
      <w:r w:rsidR="00BF5744">
        <w:rPr>
          <w:rFonts w:cs="Lucida Sans"/>
          <w:kern w:val="0"/>
          <w:szCs w:val="22"/>
          <w:lang w:eastAsia="de-CH"/>
        </w:rPr>
        <w:t xml:space="preserve"> Die Unterteilung wir in externe und interne Bestellung gemacht. Externe Bestellungen beinhalten sämtliche Bestellvorgänge welche mit externen Lieferanten getätigt werden. </w:t>
      </w:r>
      <w:r w:rsidR="00E4303E">
        <w:rPr>
          <w:rFonts w:cs="Lucida Sans"/>
          <w:kern w:val="0"/>
          <w:szCs w:val="22"/>
          <w:lang w:eastAsia="de-CH"/>
        </w:rPr>
        <w:t xml:space="preserve">Die internen Bestellungen umfassen Dienstleistungen und / oder gelagertes Material welches sich innerhalb vom WHR befinden. Die Verwaltung der Ware liegt in der Verantwortung der zuständigen Person, welche für externe Nachbestellungen zuständig ist. </w:t>
      </w:r>
    </w:p>
    <w:p w:rsidR="0040033A" w:rsidRDefault="0040033A" w:rsidP="004A112D">
      <w:pPr>
        <w:spacing w:before="0" w:after="0"/>
        <w:rPr>
          <w:rFonts w:cs="Lucida Sans"/>
          <w:kern w:val="0"/>
          <w:szCs w:val="22"/>
          <w:lang w:eastAsia="de-CH"/>
        </w:rPr>
      </w:pPr>
    </w:p>
    <w:p w:rsidR="00E4303E" w:rsidRDefault="00E4303E" w:rsidP="004A112D">
      <w:pPr>
        <w:spacing w:before="0" w:after="0"/>
        <w:rPr>
          <w:rFonts w:cs="Lucida Sans"/>
          <w:kern w:val="0"/>
          <w:szCs w:val="22"/>
          <w:lang w:eastAsia="de-CH"/>
        </w:rPr>
      </w:pPr>
    </w:p>
    <w:p w:rsidR="009650E2" w:rsidRDefault="0040033A" w:rsidP="0040033A">
      <w:pPr>
        <w:pStyle w:val="berschrift3"/>
        <w:rPr>
          <w:lang w:eastAsia="de-CH"/>
        </w:rPr>
      </w:pPr>
      <w:bookmarkStart w:id="27" w:name="_Toc472682647"/>
      <w:r>
        <w:rPr>
          <w:lang w:eastAsia="de-CH"/>
        </w:rPr>
        <w:lastRenderedPageBreak/>
        <w:t>Externe Bestellungen</w:t>
      </w:r>
      <w:bookmarkEnd w:id="27"/>
    </w:p>
    <w:p w:rsidR="00A607AD" w:rsidRDefault="00E4303E" w:rsidP="00A607AD">
      <w:pPr>
        <w:pStyle w:val="Beschriftung"/>
        <w:rPr>
          <w:i w:val="0"/>
          <w:sz w:val="22"/>
        </w:rPr>
      </w:pPr>
      <w:r>
        <w:rPr>
          <w:i w:val="0"/>
          <w:sz w:val="22"/>
        </w:rPr>
        <w:t xml:space="preserve">Die untenstehende Tabelle zeigt sämtliche externe Bestellungen. </w:t>
      </w:r>
      <w:r w:rsidR="00A607AD">
        <w:rPr>
          <w:i w:val="0"/>
          <w:sz w:val="22"/>
        </w:rPr>
        <w:t>Diese wurde in die vordefi</w:t>
      </w:r>
      <w:r w:rsidR="001629CF">
        <w:rPr>
          <w:i w:val="0"/>
          <w:sz w:val="22"/>
        </w:rPr>
        <w:t>nierten Warengruppen eingeteilt:</w:t>
      </w:r>
    </w:p>
    <w:p w:rsidR="00A607AD" w:rsidRDefault="00662730" w:rsidP="00662730">
      <w:pPr>
        <w:pStyle w:val="Beschriftung"/>
      </w:pPr>
      <w:bookmarkStart w:id="28" w:name="_Toc472368537"/>
      <w:r>
        <w:t xml:space="preserve">Tabelle </w:t>
      </w:r>
      <w:fldSimple w:instr=" SEQ Tabelle \* ARABIC ">
        <w:r w:rsidR="00CE77D2">
          <w:rPr>
            <w:noProof/>
          </w:rPr>
          <w:t>2</w:t>
        </w:r>
      </w:fldSimple>
      <w:r w:rsidR="00886B45">
        <w:t xml:space="preserve"> </w:t>
      </w:r>
      <w:r>
        <w:t>externe Bestellungen</w:t>
      </w:r>
      <w:bookmarkEnd w:id="28"/>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Nahrungsmittel</w:t>
      </w:r>
    </w:p>
    <w:tbl>
      <w:tblPr>
        <w:tblStyle w:val="Tabellenraster"/>
        <w:tblW w:w="0" w:type="auto"/>
        <w:tblLook w:val="04A0" w:firstRow="1" w:lastRow="0" w:firstColumn="1" w:lastColumn="0" w:noHBand="0" w:noVBand="1"/>
      </w:tblPr>
      <w:tblGrid>
        <w:gridCol w:w="3206"/>
        <w:gridCol w:w="3206"/>
        <w:gridCol w:w="3206"/>
      </w:tblGrid>
      <w:tr w:rsidR="00A607AD" w:rsidTr="00440B6A">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A607AD">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A607AD" w:rsidRPr="00A607AD" w:rsidRDefault="00A607AD" w:rsidP="00A607AD">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A607AD">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Tr="00A6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440B6A" w:rsidRDefault="00A607AD" w:rsidP="00A607AD">
            <w:pPr>
              <w:spacing w:before="0" w:after="0"/>
              <w:rPr>
                <w:rFonts w:cs="Lucida Sans"/>
                <w:b w:val="0"/>
                <w:kern w:val="0"/>
                <w:szCs w:val="22"/>
                <w:lang w:eastAsia="de-CH"/>
              </w:rPr>
            </w:pPr>
            <w:r w:rsidRPr="00440B6A">
              <w:rPr>
                <w:rFonts w:cs="Lucida Sans"/>
                <w:b w:val="0"/>
                <w:kern w:val="0"/>
                <w:szCs w:val="22"/>
                <w:lang w:eastAsia="de-CH"/>
              </w:rPr>
              <w:t>Kaffee</w:t>
            </w:r>
          </w:p>
        </w:tc>
        <w:tc>
          <w:tcPr>
            <w:tcW w:w="3206" w:type="dxa"/>
          </w:tcPr>
          <w:p w:rsidR="00A607AD" w:rsidRPr="00440B6A" w:rsidRDefault="00A607AD" w:rsidP="00A607AD">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Leitung Restaurant Brunne</w:t>
            </w:r>
          </w:p>
        </w:tc>
        <w:tc>
          <w:tcPr>
            <w:tcW w:w="3206" w:type="dxa"/>
          </w:tcPr>
          <w:p w:rsidR="00A607AD" w:rsidRPr="00440B6A" w:rsidRDefault="00A607AD" w:rsidP="00A607AD">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Telefon</w:t>
            </w:r>
          </w:p>
        </w:tc>
      </w:tr>
      <w:tr w:rsidR="00A607AD" w:rsidTr="00A607AD">
        <w:tc>
          <w:tcPr>
            <w:cnfStyle w:val="001000000000" w:firstRow="0" w:lastRow="0" w:firstColumn="1" w:lastColumn="0" w:oddVBand="0" w:evenVBand="0" w:oddHBand="0" w:evenHBand="0" w:firstRowFirstColumn="0" w:firstRowLastColumn="0" w:lastRowFirstColumn="0" w:lastRowLastColumn="0"/>
            <w:tcW w:w="3206" w:type="dxa"/>
          </w:tcPr>
          <w:p w:rsidR="00A607AD" w:rsidRPr="00440B6A" w:rsidRDefault="00A607AD" w:rsidP="00A607AD">
            <w:pPr>
              <w:spacing w:before="0" w:after="0"/>
              <w:rPr>
                <w:rFonts w:cs="Lucida Sans"/>
                <w:b w:val="0"/>
                <w:kern w:val="0"/>
                <w:szCs w:val="22"/>
                <w:lang w:eastAsia="de-CH"/>
              </w:rPr>
            </w:pPr>
            <w:r w:rsidRPr="00440B6A">
              <w:rPr>
                <w:rFonts w:cs="Lucida Sans"/>
                <w:b w:val="0"/>
                <w:kern w:val="0"/>
                <w:szCs w:val="22"/>
                <w:lang w:eastAsia="de-CH"/>
              </w:rPr>
              <w:t xml:space="preserve">Wein </w:t>
            </w:r>
          </w:p>
        </w:tc>
        <w:tc>
          <w:tcPr>
            <w:tcW w:w="3206" w:type="dxa"/>
          </w:tcPr>
          <w:p w:rsidR="00A607AD" w:rsidRPr="00440B6A" w:rsidRDefault="00A607AD" w:rsidP="00A607AD">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Leitung Restaurant Brunne</w:t>
            </w:r>
          </w:p>
        </w:tc>
        <w:tc>
          <w:tcPr>
            <w:tcW w:w="3206" w:type="dxa"/>
          </w:tcPr>
          <w:p w:rsidR="00A607AD" w:rsidRPr="00440B6A" w:rsidRDefault="00A607AD" w:rsidP="00A607AD">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Telefon</w:t>
            </w:r>
          </w:p>
        </w:tc>
      </w:tr>
      <w:tr w:rsidR="00AB78E4" w:rsidTr="00A6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B78E4" w:rsidRPr="00440B6A" w:rsidRDefault="00AB78E4" w:rsidP="00A607AD">
            <w:pPr>
              <w:spacing w:before="0" w:after="0"/>
              <w:rPr>
                <w:rFonts w:cs="Lucida Sans"/>
                <w:b w:val="0"/>
                <w:kern w:val="0"/>
                <w:szCs w:val="22"/>
                <w:lang w:eastAsia="de-CH"/>
              </w:rPr>
            </w:pPr>
            <w:r w:rsidRPr="00440B6A">
              <w:rPr>
                <w:rFonts w:cs="Lucida Sans"/>
                <w:b w:val="0"/>
                <w:kern w:val="0"/>
                <w:szCs w:val="22"/>
                <w:lang w:eastAsia="de-CH"/>
              </w:rPr>
              <w:t>Frischwareprodukte</w:t>
            </w:r>
          </w:p>
        </w:tc>
        <w:tc>
          <w:tcPr>
            <w:tcW w:w="3206" w:type="dxa"/>
          </w:tcPr>
          <w:p w:rsidR="00AB78E4" w:rsidRPr="00440B6A" w:rsidRDefault="00AB78E4" w:rsidP="00A607AD">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Leitung Küche</w:t>
            </w:r>
          </w:p>
        </w:tc>
        <w:tc>
          <w:tcPr>
            <w:tcW w:w="3206" w:type="dxa"/>
          </w:tcPr>
          <w:p w:rsidR="00AB78E4" w:rsidRPr="00440B6A" w:rsidRDefault="00AB78E4" w:rsidP="00A607AD">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E- Mail, Fax oder Telefon</w:t>
            </w:r>
          </w:p>
        </w:tc>
      </w:tr>
      <w:tr w:rsidR="00AB78E4" w:rsidTr="00A607AD">
        <w:tc>
          <w:tcPr>
            <w:cnfStyle w:val="001000000000" w:firstRow="0" w:lastRow="0" w:firstColumn="1" w:lastColumn="0" w:oddVBand="0" w:evenVBand="0" w:oddHBand="0" w:evenHBand="0" w:firstRowFirstColumn="0" w:firstRowLastColumn="0" w:lastRowFirstColumn="0" w:lastRowLastColumn="0"/>
            <w:tcW w:w="3206" w:type="dxa"/>
          </w:tcPr>
          <w:p w:rsidR="00AB78E4" w:rsidRPr="00440B6A" w:rsidRDefault="00AB78E4" w:rsidP="00A607AD">
            <w:pPr>
              <w:spacing w:before="0" w:after="0"/>
              <w:rPr>
                <w:rFonts w:cs="Lucida Sans"/>
                <w:b w:val="0"/>
                <w:kern w:val="0"/>
                <w:szCs w:val="22"/>
                <w:lang w:eastAsia="de-CH"/>
              </w:rPr>
            </w:pPr>
            <w:r w:rsidRPr="00440B6A">
              <w:rPr>
                <w:rFonts w:cs="Lucida Sans"/>
                <w:b w:val="0"/>
                <w:kern w:val="0"/>
                <w:szCs w:val="22"/>
                <w:lang w:eastAsia="de-CH"/>
              </w:rPr>
              <w:t>Küchenbedarf</w:t>
            </w:r>
          </w:p>
        </w:tc>
        <w:tc>
          <w:tcPr>
            <w:tcW w:w="3206" w:type="dxa"/>
          </w:tcPr>
          <w:p w:rsidR="00AB78E4" w:rsidRPr="00440B6A" w:rsidRDefault="00AB78E4" w:rsidP="00A607AD">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Leitung Küche</w:t>
            </w:r>
          </w:p>
        </w:tc>
        <w:tc>
          <w:tcPr>
            <w:tcW w:w="3206" w:type="dxa"/>
          </w:tcPr>
          <w:p w:rsidR="00AB78E4" w:rsidRPr="00440B6A" w:rsidRDefault="00AB78E4" w:rsidP="00A607AD">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E- Mail, Fax oder Telefon</w:t>
            </w:r>
          </w:p>
        </w:tc>
      </w:tr>
    </w:tbl>
    <w:p w:rsidR="00A607AD" w:rsidRPr="00440B6A" w:rsidRDefault="00A607AD" w:rsidP="00A607AD">
      <w:pPr>
        <w:spacing w:before="0" w:after="0"/>
        <w:rPr>
          <w:rFonts w:cs="Lucida Sans"/>
          <w:b/>
          <w:kern w:val="0"/>
          <w:szCs w:val="22"/>
          <w:lang w:eastAsia="de-CH"/>
        </w:rPr>
      </w:pPr>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Pflegeverbrauchsmaterial</w:t>
      </w:r>
      <w:r w:rsidR="003543B5" w:rsidRPr="00440B6A">
        <w:rPr>
          <w:rFonts w:cs="Lucida Sans"/>
          <w:b/>
          <w:kern w:val="0"/>
          <w:szCs w:val="22"/>
          <w:lang w:eastAsia="de-CH"/>
        </w:rPr>
        <w:t xml:space="preserve"> / Medizinalbedarf</w:t>
      </w:r>
    </w:p>
    <w:tbl>
      <w:tblPr>
        <w:tblStyle w:val="Tabellenraster"/>
        <w:tblW w:w="0" w:type="auto"/>
        <w:tblLook w:val="04A0" w:firstRow="1" w:lastRow="0" w:firstColumn="1" w:lastColumn="0" w:noHBand="0" w:noVBand="1"/>
      </w:tblPr>
      <w:tblGrid>
        <w:gridCol w:w="3206"/>
        <w:gridCol w:w="3206"/>
        <w:gridCol w:w="3206"/>
      </w:tblGrid>
      <w:tr w:rsidR="00A607AD"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RPr="003543B5"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3543B5" w:rsidRDefault="003543B5" w:rsidP="000A2A2C">
            <w:pPr>
              <w:spacing w:before="0" w:after="0"/>
              <w:rPr>
                <w:rFonts w:cs="Lucida Sans"/>
                <w:b w:val="0"/>
                <w:kern w:val="0"/>
                <w:szCs w:val="22"/>
                <w:lang w:eastAsia="de-CH"/>
              </w:rPr>
            </w:pPr>
            <w:r w:rsidRPr="003543B5">
              <w:rPr>
                <w:rFonts w:cs="Lucida Sans"/>
                <w:b w:val="0"/>
                <w:kern w:val="0"/>
                <w:szCs w:val="22"/>
                <w:lang w:eastAsia="de-CH"/>
              </w:rPr>
              <w:t xml:space="preserve">Spez. </w:t>
            </w:r>
            <w:r>
              <w:rPr>
                <w:rFonts w:cs="Lucida Sans"/>
                <w:b w:val="0"/>
                <w:kern w:val="0"/>
                <w:szCs w:val="22"/>
                <w:lang w:eastAsia="de-CH"/>
              </w:rPr>
              <w:t>Hilfsmittel</w:t>
            </w:r>
          </w:p>
        </w:tc>
        <w:tc>
          <w:tcPr>
            <w:tcW w:w="3206" w:type="dxa"/>
          </w:tcPr>
          <w:p w:rsidR="00A607AD" w:rsidRP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Hausleitungen</w:t>
            </w:r>
          </w:p>
        </w:tc>
        <w:tc>
          <w:tcPr>
            <w:tcW w:w="3206" w:type="dxa"/>
          </w:tcPr>
          <w:p w:rsidR="00A607AD" w:rsidRP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E-Mail oder Telefon</w:t>
            </w:r>
          </w:p>
        </w:tc>
      </w:tr>
      <w:tr w:rsidR="003543B5" w:rsidRPr="003543B5" w:rsidTr="000A2A2C">
        <w:tc>
          <w:tcPr>
            <w:cnfStyle w:val="001000000000" w:firstRow="0" w:lastRow="0" w:firstColumn="1" w:lastColumn="0" w:oddVBand="0" w:evenVBand="0" w:oddHBand="0" w:evenHBand="0" w:firstRowFirstColumn="0" w:firstRowLastColumn="0" w:lastRowFirstColumn="0" w:lastRowLastColumn="0"/>
            <w:tcW w:w="3206" w:type="dxa"/>
          </w:tcPr>
          <w:p w:rsidR="003543B5" w:rsidRPr="003543B5" w:rsidRDefault="003543B5" w:rsidP="000A2A2C">
            <w:pPr>
              <w:spacing w:before="0" w:after="0"/>
              <w:rPr>
                <w:rFonts w:cs="Lucida Sans"/>
                <w:b w:val="0"/>
                <w:kern w:val="0"/>
                <w:szCs w:val="22"/>
                <w:lang w:eastAsia="de-CH"/>
              </w:rPr>
            </w:pPr>
            <w:r w:rsidRPr="003543B5">
              <w:rPr>
                <w:rFonts w:cs="Lucida Sans"/>
                <w:b w:val="0"/>
                <w:kern w:val="0"/>
                <w:szCs w:val="22"/>
                <w:lang w:eastAsia="de-CH"/>
              </w:rPr>
              <w:t xml:space="preserve">Material für Pflege und Betreuung </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Hausleitungen</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E-Mail oder Telefon</w:t>
            </w:r>
          </w:p>
        </w:tc>
      </w:tr>
      <w:tr w:rsidR="003543B5" w:rsidRPr="003543B5"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3543B5" w:rsidRPr="003543B5" w:rsidRDefault="003543B5" w:rsidP="000A2A2C">
            <w:pPr>
              <w:spacing w:before="0" w:after="0"/>
              <w:rPr>
                <w:rFonts w:cs="Lucida Sans"/>
                <w:b w:val="0"/>
                <w:kern w:val="0"/>
                <w:szCs w:val="22"/>
                <w:lang w:eastAsia="de-CH"/>
              </w:rPr>
            </w:pPr>
            <w:r>
              <w:rPr>
                <w:rFonts w:cs="Lucida Sans"/>
                <w:b w:val="0"/>
                <w:kern w:val="0"/>
                <w:szCs w:val="22"/>
                <w:lang w:eastAsia="de-CH"/>
              </w:rPr>
              <w:t>Praxis- und Labormaterial</w:t>
            </w:r>
          </w:p>
        </w:tc>
        <w:tc>
          <w:tcPr>
            <w:tcW w:w="3206" w:type="dxa"/>
          </w:tcPr>
          <w:p w:rsidR="003543B5" w:rsidRDefault="005A6898"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Mitarbeitende </w:t>
            </w:r>
            <w:r w:rsidR="003543B5">
              <w:rPr>
                <w:rFonts w:cs="Lucida Sans"/>
                <w:kern w:val="0"/>
                <w:szCs w:val="22"/>
                <w:lang w:eastAsia="de-CH"/>
              </w:rPr>
              <w:t>Medizinisches Zentrum</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E- Mail</w:t>
            </w:r>
          </w:p>
        </w:tc>
      </w:tr>
      <w:tr w:rsidR="003543B5" w:rsidRPr="003543B5" w:rsidTr="000A2A2C">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Matratzen und Lattenroste</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Leitung Facility Management</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E-Mail oder Telefon</w:t>
            </w:r>
          </w:p>
        </w:tc>
      </w:tr>
    </w:tbl>
    <w:p w:rsidR="00A607AD" w:rsidRDefault="00A607AD" w:rsidP="00A607AD">
      <w:pPr>
        <w:spacing w:before="0" w:after="0"/>
        <w:rPr>
          <w:rFonts w:cs="Lucida Sans"/>
          <w:kern w:val="0"/>
          <w:szCs w:val="22"/>
          <w:lang w:eastAsia="de-CH"/>
        </w:rPr>
      </w:pPr>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Medikamente</w:t>
      </w:r>
      <w:r w:rsidR="003543B5" w:rsidRPr="00440B6A">
        <w:rPr>
          <w:rFonts w:cs="Lucida Sans"/>
          <w:b/>
          <w:kern w:val="0"/>
          <w:szCs w:val="22"/>
          <w:lang w:eastAsia="de-CH"/>
        </w:rPr>
        <w:t xml:space="preserve"> </w:t>
      </w:r>
    </w:p>
    <w:tbl>
      <w:tblPr>
        <w:tblStyle w:val="Tabellenraster"/>
        <w:tblW w:w="0" w:type="auto"/>
        <w:tblLook w:val="04A0" w:firstRow="1" w:lastRow="0" w:firstColumn="1" w:lastColumn="0" w:noHBand="0" w:noVBand="1"/>
      </w:tblPr>
      <w:tblGrid>
        <w:gridCol w:w="3206"/>
        <w:gridCol w:w="3206"/>
        <w:gridCol w:w="3206"/>
      </w:tblGrid>
      <w:tr w:rsidR="00A607AD"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A607AD" w:rsidRDefault="003543B5" w:rsidP="000A2A2C">
            <w:pPr>
              <w:spacing w:before="0" w:after="0"/>
              <w:rPr>
                <w:rFonts w:cs="Lucida Sans"/>
                <w:b w:val="0"/>
                <w:kern w:val="0"/>
                <w:szCs w:val="22"/>
                <w:lang w:eastAsia="de-CH"/>
              </w:rPr>
            </w:pPr>
            <w:r>
              <w:rPr>
                <w:rFonts w:cs="Lucida Sans"/>
                <w:b w:val="0"/>
                <w:kern w:val="0"/>
                <w:szCs w:val="22"/>
                <w:lang w:eastAsia="de-CH"/>
              </w:rPr>
              <w:t>Medikamente</w:t>
            </w:r>
          </w:p>
        </w:tc>
        <w:tc>
          <w:tcPr>
            <w:tcW w:w="3206" w:type="dxa"/>
          </w:tcPr>
          <w:p w:rsidR="00A607AD" w:rsidRPr="00A607AD"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Apotheke</w:t>
            </w:r>
          </w:p>
        </w:tc>
        <w:tc>
          <w:tcPr>
            <w:tcW w:w="3206" w:type="dxa"/>
          </w:tcPr>
          <w:p w:rsidR="00A607AD" w:rsidRPr="00A607AD"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E- Mail, Fax oder Telefon</w:t>
            </w:r>
          </w:p>
        </w:tc>
      </w:tr>
    </w:tbl>
    <w:p w:rsidR="00440B6A" w:rsidRDefault="00440B6A" w:rsidP="00A607AD">
      <w:pPr>
        <w:spacing w:before="0" w:after="0"/>
        <w:rPr>
          <w:rFonts w:cs="Lucida Sans"/>
          <w:b/>
          <w:kern w:val="0"/>
          <w:szCs w:val="22"/>
          <w:lang w:eastAsia="de-CH"/>
        </w:rPr>
      </w:pPr>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Büromaterial</w:t>
      </w:r>
    </w:p>
    <w:tbl>
      <w:tblPr>
        <w:tblStyle w:val="Tabellenraster"/>
        <w:tblW w:w="0" w:type="auto"/>
        <w:tblLook w:val="04A0" w:firstRow="1" w:lastRow="0" w:firstColumn="1" w:lastColumn="0" w:noHBand="0" w:noVBand="1"/>
      </w:tblPr>
      <w:tblGrid>
        <w:gridCol w:w="3206"/>
        <w:gridCol w:w="3206"/>
        <w:gridCol w:w="3206"/>
      </w:tblGrid>
      <w:tr w:rsidR="00A607AD" w:rsidRPr="00440B6A"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440B6A" w:rsidRDefault="00A607AD" w:rsidP="000A2A2C">
            <w:pPr>
              <w:spacing w:before="0" w:after="0"/>
              <w:jc w:val="center"/>
              <w:rPr>
                <w:rFonts w:cs="Lucida Sans"/>
                <w:kern w:val="0"/>
                <w:szCs w:val="22"/>
                <w:lang w:eastAsia="de-CH"/>
              </w:rPr>
            </w:pPr>
            <w:r w:rsidRPr="00440B6A">
              <w:rPr>
                <w:rFonts w:cs="Lucida Sans"/>
                <w:kern w:val="0"/>
                <w:szCs w:val="22"/>
                <w:lang w:eastAsia="de-CH"/>
              </w:rPr>
              <w:t>Produktegruppe</w:t>
            </w:r>
          </w:p>
        </w:tc>
        <w:tc>
          <w:tcPr>
            <w:tcW w:w="3206" w:type="dxa"/>
          </w:tcPr>
          <w:p w:rsidR="00A607AD" w:rsidRPr="00440B6A"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Einkaufende Stelle</w:t>
            </w:r>
          </w:p>
        </w:tc>
        <w:tc>
          <w:tcPr>
            <w:tcW w:w="3206" w:type="dxa"/>
          </w:tcPr>
          <w:p w:rsidR="00A607AD" w:rsidRPr="00440B6A"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Hilfsmittel</w:t>
            </w:r>
          </w:p>
        </w:tc>
      </w:tr>
      <w:tr w:rsidR="00A607AD"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440B6A" w:rsidRDefault="003543B5" w:rsidP="000A2A2C">
            <w:pPr>
              <w:spacing w:before="0" w:after="0"/>
              <w:rPr>
                <w:rFonts w:cs="Lucida Sans"/>
                <w:b w:val="0"/>
                <w:kern w:val="0"/>
                <w:szCs w:val="22"/>
                <w:lang w:eastAsia="de-CH"/>
              </w:rPr>
            </w:pPr>
            <w:r w:rsidRPr="00440B6A">
              <w:rPr>
                <w:rFonts w:cs="Lucida Sans"/>
                <w:b w:val="0"/>
                <w:kern w:val="0"/>
                <w:szCs w:val="22"/>
                <w:lang w:eastAsia="de-CH"/>
              </w:rPr>
              <w:t xml:space="preserve">Büromaterial </w:t>
            </w:r>
          </w:p>
        </w:tc>
        <w:tc>
          <w:tcPr>
            <w:tcW w:w="3206" w:type="dxa"/>
          </w:tcPr>
          <w:p w:rsidR="00A607AD" w:rsidRPr="00440B6A"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Empfang &amp; Administration</w:t>
            </w:r>
          </w:p>
        </w:tc>
        <w:tc>
          <w:tcPr>
            <w:tcW w:w="3206" w:type="dxa"/>
          </w:tcPr>
          <w:p w:rsidR="00A607AD" w:rsidRPr="00A607AD"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E- Mail</w:t>
            </w:r>
            <w:r>
              <w:rPr>
                <w:rFonts w:cs="Lucida Sans"/>
                <w:kern w:val="0"/>
                <w:szCs w:val="22"/>
                <w:lang w:eastAsia="de-CH"/>
              </w:rPr>
              <w:t xml:space="preserve"> </w:t>
            </w:r>
          </w:p>
        </w:tc>
      </w:tr>
    </w:tbl>
    <w:p w:rsidR="00A607AD" w:rsidRPr="00A607AD" w:rsidRDefault="00A607AD" w:rsidP="00A607AD">
      <w:pPr>
        <w:spacing w:before="0" w:after="0"/>
        <w:rPr>
          <w:rFonts w:cs="Lucida Sans"/>
          <w:kern w:val="0"/>
          <w:szCs w:val="22"/>
          <w:lang w:eastAsia="de-CH"/>
        </w:rPr>
      </w:pPr>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Technik</w:t>
      </w:r>
    </w:p>
    <w:tbl>
      <w:tblPr>
        <w:tblStyle w:val="Tabellenraster"/>
        <w:tblW w:w="0" w:type="auto"/>
        <w:tblLook w:val="04A0" w:firstRow="1" w:lastRow="0" w:firstColumn="1" w:lastColumn="0" w:noHBand="0" w:noVBand="1"/>
      </w:tblPr>
      <w:tblGrid>
        <w:gridCol w:w="3206"/>
        <w:gridCol w:w="3206"/>
        <w:gridCol w:w="3206"/>
      </w:tblGrid>
      <w:tr w:rsidR="00A607AD"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RPr="00A607AD" w:rsidTr="00A6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A607AD" w:rsidRDefault="00A607AD" w:rsidP="000A2A2C">
            <w:pPr>
              <w:spacing w:before="0" w:after="0"/>
              <w:rPr>
                <w:rFonts w:cs="Lucida Sans"/>
                <w:b w:val="0"/>
                <w:kern w:val="0"/>
                <w:szCs w:val="22"/>
                <w:lang w:eastAsia="de-CH"/>
              </w:rPr>
            </w:pPr>
            <w:r>
              <w:rPr>
                <w:rFonts w:cs="Lucida Sans"/>
                <w:b w:val="0"/>
                <w:kern w:val="0"/>
                <w:szCs w:val="22"/>
                <w:lang w:eastAsia="de-CH"/>
              </w:rPr>
              <w:t>Material für den technischen Dienst</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 Handwerker</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E- Mail oder Webshop</w:t>
            </w:r>
          </w:p>
        </w:tc>
      </w:tr>
      <w:tr w:rsidR="00A607AD" w:rsidRPr="00A607AD" w:rsidTr="00A607AD">
        <w:tc>
          <w:tcPr>
            <w:cnfStyle w:val="001000000000" w:firstRow="0" w:lastRow="0" w:firstColumn="1" w:lastColumn="0" w:oddVBand="0" w:evenVBand="0" w:oddHBand="0" w:evenHBand="0" w:firstRowFirstColumn="0" w:firstRowLastColumn="0" w:lastRowFirstColumn="0" w:lastRowLastColumn="0"/>
            <w:tcW w:w="3206" w:type="dxa"/>
          </w:tcPr>
          <w:p w:rsidR="00A607AD" w:rsidRDefault="00A607AD" w:rsidP="000A2A2C">
            <w:pPr>
              <w:spacing w:before="0" w:after="0"/>
              <w:rPr>
                <w:rFonts w:cs="Lucida Sans"/>
                <w:b w:val="0"/>
                <w:kern w:val="0"/>
                <w:szCs w:val="22"/>
                <w:lang w:eastAsia="de-CH"/>
              </w:rPr>
            </w:pPr>
            <w:r>
              <w:rPr>
                <w:rFonts w:cs="Lucida Sans"/>
                <w:b w:val="0"/>
                <w:kern w:val="0"/>
                <w:szCs w:val="22"/>
                <w:lang w:eastAsia="de-CH"/>
              </w:rPr>
              <w:t>Möbel</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Leitung techn. Dienst</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Telefon oder direkt beim Aussendienstmitarbeiter</w:t>
            </w:r>
          </w:p>
        </w:tc>
      </w:tr>
      <w:tr w:rsidR="003543B5" w:rsidRPr="00A607AD" w:rsidTr="00A607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IT Bedarfsmaterial</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Leitung Informatik </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Webshop</w:t>
            </w:r>
          </w:p>
        </w:tc>
      </w:tr>
    </w:tbl>
    <w:p w:rsidR="003543B5" w:rsidRDefault="003543B5" w:rsidP="00A607AD">
      <w:pPr>
        <w:spacing w:before="0" w:after="0"/>
        <w:rPr>
          <w:rFonts w:cs="Lucida Sans"/>
          <w:kern w:val="0"/>
          <w:szCs w:val="22"/>
          <w:lang w:eastAsia="de-CH"/>
        </w:rPr>
      </w:pPr>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Werkmaterial</w:t>
      </w:r>
    </w:p>
    <w:tbl>
      <w:tblPr>
        <w:tblStyle w:val="Tabellenraster"/>
        <w:tblW w:w="0" w:type="auto"/>
        <w:tblLook w:val="04A0" w:firstRow="1" w:lastRow="0" w:firstColumn="1" w:lastColumn="0" w:noHBand="0" w:noVBand="1"/>
      </w:tblPr>
      <w:tblGrid>
        <w:gridCol w:w="3206"/>
        <w:gridCol w:w="3206"/>
        <w:gridCol w:w="3206"/>
      </w:tblGrid>
      <w:tr w:rsidR="00A607AD"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A607AD" w:rsidRDefault="00A607AD" w:rsidP="000A2A2C">
            <w:pPr>
              <w:spacing w:before="0" w:after="0"/>
              <w:rPr>
                <w:rFonts w:cs="Lucida Sans"/>
                <w:b w:val="0"/>
                <w:kern w:val="0"/>
                <w:szCs w:val="22"/>
                <w:lang w:eastAsia="de-CH"/>
              </w:rPr>
            </w:pPr>
            <w:r>
              <w:rPr>
                <w:rFonts w:cs="Lucida Sans"/>
                <w:b w:val="0"/>
                <w:kern w:val="0"/>
                <w:szCs w:val="22"/>
                <w:lang w:eastAsia="de-CH"/>
              </w:rPr>
              <w:t>Textilien für das Nähatelier</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Mitarbeitende Nähatelier</w:t>
            </w:r>
          </w:p>
        </w:tc>
        <w:tc>
          <w:tcPr>
            <w:tcW w:w="3206" w:type="dxa"/>
          </w:tcPr>
          <w:p w:rsidR="00A607AD" w:rsidRPr="00A607AD" w:rsidRDefault="00440B6A"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Fax oder Telefon</w:t>
            </w:r>
          </w:p>
        </w:tc>
      </w:tr>
      <w:tr w:rsidR="003543B5" w:rsidRPr="00A607AD" w:rsidTr="000A2A2C">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Material für Aktivierung</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Leitung Aktivierung</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E- Mail </w:t>
            </w:r>
          </w:p>
        </w:tc>
      </w:tr>
      <w:tr w:rsidR="003543B5"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Werkstoffe und Verpackungsmaterial</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Administration Werkhaus</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E- Mail </w:t>
            </w:r>
          </w:p>
        </w:tc>
      </w:tr>
    </w:tbl>
    <w:p w:rsidR="00A607AD" w:rsidRPr="00A607AD" w:rsidRDefault="00A607AD" w:rsidP="00A607AD">
      <w:pPr>
        <w:spacing w:before="0" w:after="0"/>
        <w:rPr>
          <w:rFonts w:cs="Lucida Sans"/>
          <w:kern w:val="0"/>
          <w:szCs w:val="22"/>
          <w:lang w:eastAsia="de-CH"/>
        </w:rPr>
      </w:pPr>
    </w:p>
    <w:p w:rsidR="00A607AD" w:rsidRPr="00440B6A" w:rsidRDefault="00A607AD" w:rsidP="00A607AD">
      <w:pPr>
        <w:spacing w:before="0" w:after="0"/>
        <w:rPr>
          <w:rFonts w:cs="Lucida Sans"/>
          <w:b/>
          <w:kern w:val="0"/>
          <w:szCs w:val="22"/>
          <w:lang w:eastAsia="de-CH"/>
        </w:rPr>
      </w:pPr>
      <w:r w:rsidRPr="00440B6A">
        <w:rPr>
          <w:rFonts w:cs="Lucida Sans"/>
          <w:b/>
          <w:kern w:val="0"/>
          <w:szCs w:val="22"/>
          <w:lang w:eastAsia="de-CH"/>
        </w:rPr>
        <w:t>Kioskartikel</w:t>
      </w:r>
    </w:p>
    <w:tbl>
      <w:tblPr>
        <w:tblStyle w:val="Tabellenraster"/>
        <w:tblW w:w="0" w:type="auto"/>
        <w:tblLook w:val="04A0" w:firstRow="1" w:lastRow="0" w:firstColumn="1" w:lastColumn="0" w:noHBand="0" w:noVBand="1"/>
      </w:tblPr>
      <w:tblGrid>
        <w:gridCol w:w="3206"/>
        <w:gridCol w:w="3206"/>
        <w:gridCol w:w="3206"/>
      </w:tblGrid>
      <w:tr w:rsidR="00A607AD"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A607AD" w:rsidRDefault="00A607AD" w:rsidP="000A2A2C">
            <w:pPr>
              <w:spacing w:before="0" w:after="0"/>
              <w:rPr>
                <w:rFonts w:cs="Lucida Sans"/>
                <w:b w:val="0"/>
                <w:kern w:val="0"/>
                <w:szCs w:val="22"/>
                <w:lang w:eastAsia="de-CH"/>
              </w:rPr>
            </w:pPr>
            <w:r>
              <w:rPr>
                <w:rFonts w:cs="Lucida Sans"/>
                <w:b w:val="0"/>
                <w:kern w:val="0"/>
                <w:szCs w:val="22"/>
                <w:lang w:eastAsia="de-CH"/>
              </w:rPr>
              <w:t>Kioskartikel</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Restaurant Brunne</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Fax</w:t>
            </w:r>
          </w:p>
        </w:tc>
      </w:tr>
    </w:tbl>
    <w:p w:rsidR="00440B6A" w:rsidRDefault="00440B6A" w:rsidP="00A607AD">
      <w:pPr>
        <w:rPr>
          <w:b/>
        </w:rPr>
      </w:pPr>
    </w:p>
    <w:p w:rsidR="00A607AD" w:rsidRPr="00440B6A" w:rsidRDefault="00A607AD" w:rsidP="00A607AD">
      <w:pPr>
        <w:rPr>
          <w:b/>
        </w:rPr>
      </w:pPr>
      <w:r w:rsidRPr="00440B6A">
        <w:rPr>
          <w:b/>
        </w:rPr>
        <w:t>Non Food</w:t>
      </w:r>
    </w:p>
    <w:tbl>
      <w:tblPr>
        <w:tblStyle w:val="Tabellenraster"/>
        <w:tblW w:w="0" w:type="auto"/>
        <w:tblLook w:val="04A0" w:firstRow="1" w:lastRow="0" w:firstColumn="1" w:lastColumn="0" w:noHBand="0" w:noVBand="1"/>
      </w:tblPr>
      <w:tblGrid>
        <w:gridCol w:w="3206"/>
        <w:gridCol w:w="3206"/>
        <w:gridCol w:w="3206"/>
      </w:tblGrid>
      <w:tr w:rsidR="00A607AD" w:rsidRPr="00A607AD" w:rsidTr="003543B5">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A607AD" w:rsidRPr="00A607AD" w:rsidRDefault="00A607AD" w:rsidP="000A2A2C">
            <w:pPr>
              <w:spacing w:before="0" w:after="0"/>
              <w:jc w:val="center"/>
              <w:rPr>
                <w:rFonts w:cs="Lucida Sans"/>
                <w:kern w:val="0"/>
                <w:szCs w:val="22"/>
                <w:lang w:eastAsia="de-CH"/>
              </w:rPr>
            </w:pPr>
            <w:r w:rsidRPr="00A607AD">
              <w:rPr>
                <w:rFonts w:cs="Lucida Sans"/>
                <w:kern w:val="0"/>
                <w:szCs w:val="22"/>
                <w:lang w:eastAsia="de-CH"/>
              </w:rPr>
              <w:lastRenderedPageBreak/>
              <w:t>Produktegruppe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Einkaufende Stelle</w:t>
            </w:r>
          </w:p>
        </w:tc>
        <w:tc>
          <w:tcPr>
            <w:tcW w:w="3206" w:type="dxa"/>
          </w:tcPr>
          <w:p w:rsidR="00A607AD" w:rsidRPr="00A607AD" w:rsidRDefault="00A607AD"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A607AD" w:rsidRPr="00A607AD" w:rsidTr="00354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Pr="00A607AD" w:rsidRDefault="00A607AD" w:rsidP="000A2A2C">
            <w:pPr>
              <w:spacing w:before="0" w:after="0"/>
              <w:rPr>
                <w:rFonts w:cs="Lucida Sans"/>
                <w:b w:val="0"/>
                <w:kern w:val="0"/>
                <w:szCs w:val="22"/>
                <w:lang w:eastAsia="de-CH"/>
              </w:rPr>
            </w:pPr>
            <w:r>
              <w:rPr>
                <w:rFonts w:cs="Lucida Sans"/>
                <w:b w:val="0"/>
                <w:kern w:val="0"/>
                <w:szCs w:val="22"/>
                <w:lang w:eastAsia="de-CH"/>
              </w:rPr>
              <w:t>Einwegmateria</w:t>
            </w:r>
            <w:r w:rsidR="00440B6A">
              <w:rPr>
                <w:rFonts w:cs="Lucida Sans"/>
                <w:b w:val="0"/>
                <w:kern w:val="0"/>
                <w:szCs w:val="22"/>
                <w:lang w:eastAsia="de-CH"/>
              </w:rPr>
              <w:t>l</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Restaurant Brunne</w:t>
            </w:r>
          </w:p>
        </w:tc>
        <w:tc>
          <w:tcPr>
            <w:tcW w:w="3206" w:type="dxa"/>
          </w:tcPr>
          <w:p w:rsidR="00A607AD" w:rsidRP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Webshop</w:t>
            </w:r>
          </w:p>
        </w:tc>
      </w:tr>
      <w:tr w:rsidR="00A607AD" w:rsidRPr="00A607AD" w:rsidTr="003543B5">
        <w:tc>
          <w:tcPr>
            <w:cnfStyle w:val="001000000000" w:firstRow="0" w:lastRow="0" w:firstColumn="1" w:lastColumn="0" w:oddVBand="0" w:evenVBand="0" w:oddHBand="0" w:evenHBand="0" w:firstRowFirstColumn="0" w:firstRowLastColumn="0" w:lastRowFirstColumn="0" w:lastRowLastColumn="0"/>
            <w:tcW w:w="3206" w:type="dxa"/>
          </w:tcPr>
          <w:p w:rsidR="00A607AD" w:rsidRDefault="00A607AD" w:rsidP="000A2A2C">
            <w:pPr>
              <w:spacing w:before="0" w:after="0"/>
              <w:rPr>
                <w:rFonts w:cs="Lucida Sans"/>
                <w:b w:val="0"/>
                <w:kern w:val="0"/>
                <w:szCs w:val="22"/>
                <w:lang w:eastAsia="de-CH"/>
              </w:rPr>
            </w:pPr>
            <w:r>
              <w:rPr>
                <w:rFonts w:cs="Lucida Sans"/>
                <w:b w:val="0"/>
                <w:kern w:val="0"/>
                <w:szCs w:val="22"/>
                <w:lang w:eastAsia="de-CH"/>
              </w:rPr>
              <w:t>Geschirr und Besteck</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Leitung Restaurant Brunne</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E- Mail</w:t>
            </w:r>
          </w:p>
        </w:tc>
      </w:tr>
      <w:tr w:rsidR="00A607AD" w:rsidRPr="00A607AD" w:rsidTr="00354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Default="00A607AD" w:rsidP="000A2A2C">
            <w:pPr>
              <w:spacing w:before="0" w:after="0"/>
              <w:rPr>
                <w:rFonts w:cs="Lucida Sans"/>
                <w:b w:val="0"/>
                <w:kern w:val="0"/>
                <w:szCs w:val="22"/>
                <w:lang w:eastAsia="de-CH"/>
              </w:rPr>
            </w:pPr>
            <w:r>
              <w:rPr>
                <w:rFonts w:cs="Lucida Sans"/>
                <w:b w:val="0"/>
                <w:kern w:val="0"/>
                <w:szCs w:val="22"/>
                <w:lang w:eastAsia="de-CH"/>
              </w:rPr>
              <w:t>Kleinmaterial / Zentrallager</w:t>
            </w:r>
          </w:p>
        </w:tc>
        <w:tc>
          <w:tcPr>
            <w:tcW w:w="3206" w:type="dxa"/>
          </w:tcPr>
          <w:p w:rsid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Restaurant Brunne</w:t>
            </w:r>
          </w:p>
        </w:tc>
        <w:tc>
          <w:tcPr>
            <w:tcW w:w="3206" w:type="dxa"/>
          </w:tcPr>
          <w:p w:rsid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Abholung in der Protega</w:t>
            </w:r>
          </w:p>
        </w:tc>
      </w:tr>
      <w:tr w:rsidR="00A607AD" w:rsidRPr="00A607AD" w:rsidTr="003543B5">
        <w:tc>
          <w:tcPr>
            <w:cnfStyle w:val="001000000000" w:firstRow="0" w:lastRow="0" w:firstColumn="1" w:lastColumn="0" w:oddVBand="0" w:evenVBand="0" w:oddHBand="0" w:evenHBand="0" w:firstRowFirstColumn="0" w:firstRowLastColumn="0" w:lastRowFirstColumn="0" w:lastRowLastColumn="0"/>
            <w:tcW w:w="3206" w:type="dxa"/>
          </w:tcPr>
          <w:p w:rsidR="00A607AD" w:rsidRDefault="00A607AD" w:rsidP="000A2A2C">
            <w:pPr>
              <w:spacing w:before="0" w:after="0"/>
              <w:rPr>
                <w:rFonts w:cs="Lucida Sans"/>
                <w:b w:val="0"/>
                <w:kern w:val="0"/>
                <w:szCs w:val="22"/>
                <w:lang w:eastAsia="de-CH"/>
              </w:rPr>
            </w:pPr>
            <w:r>
              <w:rPr>
                <w:rFonts w:cs="Lucida Sans"/>
                <w:b w:val="0"/>
                <w:kern w:val="0"/>
                <w:szCs w:val="22"/>
                <w:lang w:eastAsia="de-CH"/>
              </w:rPr>
              <w:t>Zentrallagerartikel</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Mitarbeitende Zentrallager</w:t>
            </w:r>
          </w:p>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Leitung Facility Management</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Webshop, Telefon oder direkt beim Aussendienstmitarbeiter</w:t>
            </w:r>
          </w:p>
        </w:tc>
      </w:tr>
      <w:tr w:rsidR="00A607AD" w:rsidRPr="00A607AD" w:rsidTr="00354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A607AD" w:rsidRDefault="00A607AD" w:rsidP="000A2A2C">
            <w:pPr>
              <w:spacing w:before="0" w:after="0"/>
              <w:rPr>
                <w:rFonts w:cs="Lucida Sans"/>
                <w:b w:val="0"/>
                <w:kern w:val="0"/>
                <w:szCs w:val="22"/>
                <w:lang w:eastAsia="de-CH"/>
              </w:rPr>
            </w:pPr>
            <w:r>
              <w:rPr>
                <w:rFonts w:cs="Lucida Sans"/>
                <w:b w:val="0"/>
                <w:kern w:val="0"/>
                <w:szCs w:val="22"/>
                <w:lang w:eastAsia="de-CH"/>
              </w:rPr>
              <w:t>Waschmittel</w:t>
            </w:r>
          </w:p>
        </w:tc>
        <w:tc>
          <w:tcPr>
            <w:tcW w:w="3206" w:type="dxa"/>
          </w:tcPr>
          <w:p w:rsid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Mitarbeitende Wäscherei</w:t>
            </w:r>
          </w:p>
        </w:tc>
        <w:tc>
          <w:tcPr>
            <w:tcW w:w="3206" w:type="dxa"/>
          </w:tcPr>
          <w:p w:rsidR="00A607AD" w:rsidRDefault="00A607AD"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Fax</w:t>
            </w:r>
          </w:p>
        </w:tc>
      </w:tr>
      <w:tr w:rsidR="00A607AD" w:rsidRPr="00A607AD" w:rsidTr="003543B5">
        <w:tc>
          <w:tcPr>
            <w:cnfStyle w:val="001000000000" w:firstRow="0" w:lastRow="0" w:firstColumn="1" w:lastColumn="0" w:oddVBand="0" w:evenVBand="0" w:oddHBand="0" w:evenHBand="0" w:firstRowFirstColumn="0" w:firstRowLastColumn="0" w:lastRowFirstColumn="0" w:lastRowLastColumn="0"/>
            <w:tcW w:w="3206" w:type="dxa"/>
          </w:tcPr>
          <w:p w:rsidR="00A607AD" w:rsidRDefault="00A607AD" w:rsidP="000A2A2C">
            <w:pPr>
              <w:spacing w:before="0" w:after="0"/>
              <w:rPr>
                <w:rFonts w:cs="Lucida Sans"/>
                <w:b w:val="0"/>
                <w:kern w:val="0"/>
                <w:szCs w:val="22"/>
                <w:lang w:eastAsia="de-CH"/>
              </w:rPr>
            </w:pPr>
            <w:r>
              <w:rPr>
                <w:rFonts w:cs="Lucida Sans"/>
                <w:b w:val="0"/>
                <w:kern w:val="0"/>
                <w:szCs w:val="22"/>
                <w:lang w:eastAsia="de-CH"/>
              </w:rPr>
              <w:t>Reinigungsmittel</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Mitarbeitende Zentrallager</w:t>
            </w:r>
          </w:p>
        </w:tc>
        <w:tc>
          <w:tcPr>
            <w:tcW w:w="3206" w:type="dxa"/>
          </w:tcPr>
          <w:p w:rsidR="00A607AD" w:rsidRDefault="00A607AD"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Telefon</w:t>
            </w:r>
          </w:p>
        </w:tc>
      </w:tr>
      <w:tr w:rsidR="003543B5" w:rsidRPr="00A607AD" w:rsidTr="00354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Textilien Betrieb</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Facility Management</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Direkt beim Aussendienstmitarbeiter</w:t>
            </w:r>
          </w:p>
        </w:tc>
      </w:tr>
      <w:tr w:rsidR="003543B5" w:rsidRPr="00A607AD" w:rsidTr="003543B5">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Maschinen und Geräte</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Leitung Facility Management</w:t>
            </w:r>
          </w:p>
        </w:tc>
        <w:tc>
          <w:tcPr>
            <w:tcW w:w="3206" w:type="dxa"/>
          </w:tcPr>
          <w:p w:rsidR="003543B5" w:rsidRDefault="003543B5"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Direkt beim Aussendienstmitarbeiter</w:t>
            </w:r>
          </w:p>
        </w:tc>
      </w:tr>
      <w:tr w:rsidR="003543B5" w:rsidRPr="00A607AD" w:rsidTr="003543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3543B5" w:rsidRDefault="003543B5" w:rsidP="000A2A2C">
            <w:pPr>
              <w:spacing w:before="0" w:after="0"/>
              <w:rPr>
                <w:rFonts w:cs="Lucida Sans"/>
                <w:b w:val="0"/>
                <w:kern w:val="0"/>
                <w:szCs w:val="22"/>
                <w:lang w:eastAsia="de-CH"/>
              </w:rPr>
            </w:pPr>
            <w:r>
              <w:rPr>
                <w:rFonts w:cs="Lucida Sans"/>
                <w:b w:val="0"/>
                <w:kern w:val="0"/>
                <w:szCs w:val="22"/>
                <w:lang w:eastAsia="de-CH"/>
              </w:rPr>
              <w:t>Spez. Material für Anlässe</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Leitung Aktivierungstherapie</w:t>
            </w:r>
          </w:p>
        </w:tc>
        <w:tc>
          <w:tcPr>
            <w:tcW w:w="3206" w:type="dxa"/>
          </w:tcPr>
          <w:p w:rsidR="003543B5" w:rsidRDefault="003543B5"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E- Mail</w:t>
            </w:r>
          </w:p>
        </w:tc>
      </w:tr>
    </w:tbl>
    <w:p w:rsidR="009650E2" w:rsidRDefault="009650E2" w:rsidP="004A112D">
      <w:pPr>
        <w:spacing w:before="0" w:after="0"/>
        <w:rPr>
          <w:rFonts w:cs="Lucida Sans"/>
          <w:kern w:val="0"/>
          <w:szCs w:val="22"/>
          <w:lang w:eastAsia="de-CH"/>
        </w:rPr>
      </w:pPr>
    </w:p>
    <w:p w:rsidR="009650E2" w:rsidRDefault="009650E2" w:rsidP="004A112D">
      <w:pPr>
        <w:spacing w:before="0" w:after="0"/>
        <w:rPr>
          <w:rFonts w:cs="Lucida Sans"/>
          <w:kern w:val="0"/>
          <w:szCs w:val="22"/>
          <w:lang w:eastAsia="de-CH"/>
        </w:rPr>
      </w:pPr>
    </w:p>
    <w:p w:rsidR="00BF5744" w:rsidRDefault="00BF5744" w:rsidP="00BF5744">
      <w:pPr>
        <w:pStyle w:val="berschrift3"/>
        <w:rPr>
          <w:lang w:eastAsia="de-CH"/>
        </w:rPr>
      </w:pPr>
      <w:bookmarkStart w:id="29" w:name="_Toc472682648"/>
      <w:r>
        <w:rPr>
          <w:lang w:eastAsia="de-CH"/>
        </w:rPr>
        <w:t>Optimierung Externe Bestellungen</w:t>
      </w:r>
      <w:bookmarkEnd w:id="29"/>
    </w:p>
    <w:p w:rsidR="00E4303E" w:rsidRDefault="00E4303E" w:rsidP="00E4303E">
      <w:pPr>
        <w:spacing w:before="0" w:after="0"/>
        <w:rPr>
          <w:rFonts w:cs="Lucida Sans"/>
          <w:kern w:val="0"/>
          <w:szCs w:val="22"/>
          <w:lang w:eastAsia="de-CH"/>
        </w:rPr>
      </w:pPr>
      <w:r>
        <w:rPr>
          <w:rFonts w:cs="Lucida Sans"/>
          <w:kern w:val="0"/>
          <w:szCs w:val="22"/>
          <w:lang w:eastAsia="de-CH"/>
        </w:rPr>
        <w:t xml:space="preserve">Der interne und externe Bestellprozess verläuft im Moment noch sehr individuell und personenabhängig. Dies ist ineffizient, zeitintensiv und kostenintensiv. Hier besteht Handlungsbedarf. </w:t>
      </w:r>
    </w:p>
    <w:p w:rsidR="00E4303E" w:rsidRDefault="00E4303E" w:rsidP="00E4303E">
      <w:pPr>
        <w:spacing w:before="0" w:after="0"/>
        <w:rPr>
          <w:rFonts w:cs="Lucida Sans"/>
          <w:kern w:val="0"/>
          <w:szCs w:val="22"/>
          <w:lang w:eastAsia="de-CH"/>
        </w:rPr>
      </w:pPr>
      <w:r>
        <w:rPr>
          <w:rFonts w:cs="Lucida Sans"/>
          <w:kern w:val="0"/>
          <w:szCs w:val="22"/>
          <w:lang w:eastAsia="de-CH"/>
        </w:rPr>
        <w:t>Folgende Schritte müssen unternommen werden, damit dieser Prozess verbessert werden kann:</w:t>
      </w:r>
    </w:p>
    <w:p w:rsidR="00E4303E" w:rsidRDefault="00E4303E" w:rsidP="00E4303E">
      <w:pPr>
        <w:spacing w:before="0" w:after="0"/>
        <w:rPr>
          <w:rFonts w:cs="Lucida Sans"/>
          <w:kern w:val="0"/>
          <w:szCs w:val="22"/>
          <w:lang w:eastAsia="de-CH"/>
        </w:rPr>
      </w:pPr>
      <w:r>
        <w:rPr>
          <w:rFonts w:cs="Lucida Sans"/>
          <w:kern w:val="0"/>
          <w:szCs w:val="22"/>
          <w:lang w:eastAsia="de-CH"/>
        </w:rPr>
        <w:t>- Standardisierung der Abläufe. Der Ablauf der Bestellungen muss für alle gleich sein.</w:t>
      </w:r>
    </w:p>
    <w:p w:rsidR="00E4303E" w:rsidRDefault="00E4303E" w:rsidP="00E4303E">
      <w:pPr>
        <w:spacing w:before="0" w:after="0"/>
        <w:rPr>
          <w:rFonts w:cs="Lucida Sans"/>
          <w:kern w:val="0"/>
          <w:szCs w:val="22"/>
          <w:lang w:eastAsia="de-CH"/>
        </w:rPr>
      </w:pPr>
      <w:r>
        <w:rPr>
          <w:rFonts w:cs="Lucida Sans"/>
          <w:kern w:val="0"/>
          <w:szCs w:val="22"/>
          <w:lang w:eastAsia="de-CH"/>
        </w:rPr>
        <w:t xml:space="preserve">- Es dürfen nur noch berechtigte Personen die Bestellungen auslösen. </w:t>
      </w:r>
    </w:p>
    <w:p w:rsidR="00E4303E" w:rsidRDefault="00E4303E" w:rsidP="00E4303E">
      <w:pPr>
        <w:spacing w:before="0" w:after="0"/>
        <w:rPr>
          <w:rFonts w:cs="Lucida Sans"/>
          <w:kern w:val="0"/>
          <w:szCs w:val="22"/>
          <w:lang w:eastAsia="de-CH"/>
        </w:rPr>
      </w:pPr>
      <w:r>
        <w:rPr>
          <w:rFonts w:cs="Lucida Sans"/>
          <w:kern w:val="0"/>
          <w:szCs w:val="22"/>
          <w:lang w:eastAsia="de-CH"/>
        </w:rPr>
        <w:t xml:space="preserve">- Die Kompetenzen müssen für alle Mitarbeiter im WHR klar geregelt werden </w:t>
      </w:r>
    </w:p>
    <w:p w:rsidR="001629CF" w:rsidRDefault="001629CF" w:rsidP="001629CF">
      <w:pPr>
        <w:spacing w:before="0" w:after="0"/>
        <w:ind w:left="142" w:hanging="142"/>
        <w:rPr>
          <w:rFonts w:cs="Lucida Sans"/>
          <w:kern w:val="0"/>
          <w:szCs w:val="22"/>
          <w:lang w:eastAsia="de-CH"/>
        </w:rPr>
      </w:pPr>
      <w:r>
        <w:rPr>
          <w:rFonts w:cs="Lucida Sans"/>
          <w:kern w:val="0"/>
          <w:szCs w:val="22"/>
          <w:lang w:eastAsia="de-CH"/>
        </w:rPr>
        <w:t xml:space="preserve">- Innerhalb vom WHR muss eine interdisziplinäre Gruppe aufgebaut werden. Diese sind interdisziplinär dafür verantwortlich, dass innerhalb vom WHR die Abstimmungen stattfinden. Diese Gruppe hat jedoch nicht die gleiche Funktion wie eine mögliche Materialgruppe. </w:t>
      </w:r>
    </w:p>
    <w:p w:rsidR="00491DCD" w:rsidRDefault="00491DCD" w:rsidP="001629CF">
      <w:pPr>
        <w:spacing w:before="0" w:after="0"/>
        <w:ind w:left="142" w:hanging="142"/>
        <w:rPr>
          <w:rFonts w:cs="Lucida Sans"/>
          <w:kern w:val="0"/>
          <w:szCs w:val="22"/>
          <w:lang w:eastAsia="de-CH"/>
        </w:rPr>
      </w:pPr>
    </w:p>
    <w:p w:rsidR="00491DCD" w:rsidRDefault="00491DCD" w:rsidP="001629CF">
      <w:pPr>
        <w:spacing w:before="0" w:after="0"/>
        <w:ind w:left="142" w:hanging="142"/>
        <w:rPr>
          <w:rFonts w:cs="Lucida Sans"/>
          <w:kern w:val="0"/>
          <w:szCs w:val="22"/>
          <w:lang w:eastAsia="de-CH"/>
        </w:rPr>
      </w:pPr>
      <w:r>
        <w:rPr>
          <w:noProof/>
          <w:lang w:eastAsia="de-CH"/>
        </w:rPr>
        <w:drawing>
          <wp:inline distT="0" distB="0" distL="0" distR="0" wp14:anchorId="3A17C960" wp14:editId="784DCD34">
            <wp:extent cx="4861560" cy="2979080"/>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63768" cy="2980433"/>
                    </a:xfrm>
                    <a:prstGeom prst="rect">
                      <a:avLst/>
                    </a:prstGeom>
                  </pic:spPr>
                </pic:pic>
              </a:graphicData>
            </a:graphic>
          </wp:inline>
        </w:drawing>
      </w:r>
    </w:p>
    <w:p w:rsidR="003D32EA" w:rsidRDefault="003D32EA" w:rsidP="00E4303E">
      <w:pPr>
        <w:spacing w:before="0" w:after="0"/>
        <w:rPr>
          <w:rFonts w:cs="Lucida Sans"/>
          <w:kern w:val="0"/>
          <w:szCs w:val="22"/>
          <w:lang w:eastAsia="de-CH"/>
        </w:rPr>
      </w:pPr>
    </w:p>
    <w:p w:rsidR="004439EC" w:rsidRDefault="004439EC" w:rsidP="004439EC">
      <w:pPr>
        <w:pStyle w:val="berschrift4"/>
        <w:rPr>
          <w:lang w:eastAsia="de-CH"/>
        </w:rPr>
      </w:pPr>
      <w:r>
        <w:rPr>
          <w:lang w:eastAsia="de-CH"/>
        </w:rPr>
        <w:lastRenderedPageBreak/>
        <w:t xml:space="preserve">Modell </w:t>
      </w:r>
      <w:r w:rsidR="00714822">
        <w:rPr>
          <w:lang w:eastAsia="de-CH"/>
        </w:rPr>
        <w:t>dezentraler Einkauf</w:t>
      </w:r>
    </w:p>
    <w:p w:rsidR="003D32EA" w:rsidRDefault="003D32EA" w:rsidP="003D32EA">
      <w:pPr>
        <w:spacing w:before="0" w:after="0"/>
        <w:rPr>
          <w:rFonts w:cs="Lucida Sans"/>
          <w:kern w:val="0"/>
          <w:szCs w:val="22"/>
          <w:lang w:eastAsia="de-CH"/>
        </w:rPr>
      </w:pPr>
      <w:r>
        <w:rPr>
          <w:rFonts w:cs="Lucida Sans"/>
          <w:kern w:val="0"/>
          <w:szCs w:val="22"/>
          <w:lang w:eastAsia="de-CH"/>
        </w:rPr>
        <w:t xml:space="preserve">Eine autorisierte Person aus jedem Bereich kann das Material selbst bestellen. Die Prozesse dazu sind standardisiert und klar geregelt. </w:t>
      </w:r>
    </w:p>
    <w:p w:rsidR="003D32EA" w:rsidRDefault="00662730" w:rsidP="00662730">
      <w:pPr>
        <w:pStyle w:val="Beschriftung"/>
        <w:rPr>
          <w:rFonts w:cs="Lucida Sans"/>
          <w:kern w:val="0"/>
          <w:szCs w:val="22"/>
          <w:lang w:eastAsia="de-CH"/>
        </w:rPr>
      </w:pPr>
      <w:bookmarkStart w:id="30" w:name="_Toc472191952"/>
      <w:r>
        <w:t xml:space="preserve">Abbildung </w:t>
      </w:r>
      <w:fldSimple w:instr=" SEQ Abbildung \* ARABIC ">
        <w:r w:rsidR="002E632C">
          <w:rPr>
            <w:noProof/>
          </w:rPr>
          <w:t>2</w:t>
        </w:r>
      </w:fldSimple>
      <w:r>
        <w:t>dezentraler Einkauf</w:t>
      </w:r>
      <w:bookmarkEnd w:id="30"/>
    </w:p>
    <w:p w:rsidR="003D32EA" w:rsidRDefault="003D32EA" w:rsidP="003D32EA">
      <w:pPr>
        <w:spacing w:before="0" w:after="0"/>
        <w:rPr>
          <w:rFonts w:cs="Lucida Sans"/>
          <w:kern w:val="0"/>
          <w:szCs w:val="22"/>
          <w:lang w:eastAsia="de-CH"/>
        </w:rPr>
      </w:pPr>
      <w:r>
        <w:rPr>
          <w:noProof/>
          <w:lang w:eastAsia="de-CH"/>
        </w:rPr>
        <w:drawing>
          <wp:inline distT="0" distB="0" distL="0" distR="0" wp14:anchorId="10A9488F" wp14:editId="49514CA6">
            <wp:extent cx="4937760" cy="5771820"/>
            <wp:effectExtent l="0" t="0" r="0" b="63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56213" cy="5793390"/>
                    </a:xfrm>
                    <a:prstGeom prst="rect">
                      <a:avLst/>
                    </a:prstGeom>
                  </pic:spPr>
                </pic:pic>
              </a:graphicData>
            </a:graphic>
          </wp:inline>
        </w:drawing>
      </w:r>
    </w:p>
    <w:p w:rsidR="004439EC" w:rsidRDefault="004439EC" w:rsidP="004439EC">
      <w:pPr>
        <w:pStyle w:val="berschrift4"/>
        <w:rPr>
          <w:lang w:eastAsia="de-CH"/>
        </w:rPr>
      </w:pPr>
      <w:r>
        <w:rPr>
          <w:lang w:eastAsia="de-CH"/>
        </w:rPr>
        <w:t xml:space="preserve">Modell zentraler </w:t>
      </w:r>
      <w:r w:rsidR="00714822">
        <w:rPr>
          <w:lang w:eastAsia="de-CH"/>
        </w:rPr>
        <w:t>Einkauf</w:t>
      </w:r>
    </w:p>
    <w:p w:rsidR="004439EC" w:rsidRDefault="00474850" w:rsidP="003D32EA">
      <w:pPr>
        <w:spacing w:before="0" w:after="0"/>
        <w:rPr>
          <w:rFonts w:cs="Lucida Sans"/>
          <w:kern w:val="0"/>
          <w:szCs w:val="22"/>
          <w:lang w:eastAsia="de-CH"/>
        </w:rPr>
      </w:pPr>
      <w:r>
        <w:rPr>
          <w:rFonts w:cs="Lucida Sans"/>
          <w:kern w:val="0"/>
          <w:szCs w:val="22"/>
          <w:lang w:eastAsia="de-CH"/>
        </w:rPr>
        <w:t xml:space="preserve">Im Unterschied zum individuellen Standardprozess verwaltet eine Person alle Bestellungen und Einkäufe zentral. Die einzelnen Bereiche haben keine Befugnis mehr, dies selbst auslösen. Dazu muss eine Stelle „zentraler Einkauf“ geschaffen werden, welcher diese Anforderung erfüllt. Der Aufgabenbereich umfasst die folgenden Punkte: </w:t>
      </w:r>
    </w:p>
    <w:p w:rsidR="00474850" w:rsidRDefault="00474850" w:rsidP="00474850">
      <w:pPr>
        <w:spacing w:before="0" w:after="0"/>
        <w:rPr>
          <w:rFonts w:cs="Lucida Sans"/>
          <w:kern w:val="0"/>
          <w:szCs w:val="22"/>
          <w:lang w:eastAsia="de-CH"/>
        </w:rPr>
      </w:pPr>
      <w:r>
        <w:rPr>
          <w:rFonts w:cs="Lucida Sans"/>
          <w:kern w:val="0"/>
          <w:szCs w:val="22"/>
          <w:lang w:eastAsia="de-CH"/>
        </w:rPr>
        <w:br/>
        <w:t>- Bewertung und Optimierung vom Lieferantenportfolio</w:t>
      </w:r>
      <w:r>
        <w:rPr>
          <w:rFonts w:cs="Lucida Sans"/>
          <w:kern w:val="0"/>
          <w:szCs w:val="22"/>
          <w:lang w:eastAsia="de-CH"/>
        </w:rPr>
        <w:br/>
        <w:t>- Pflege von Lieferantenbeziehungen</w:t>
      </w:r>
    </w:p>
    <w:p w:rsidR="00474850" w:rsidRDefault="00474850" w:rsidP="00474850">
      <w:pPr>
        <w:spacing w:before="0" w:after="0"/>
        <w:rPr>
          <w:rFonts w:cs="Lucida Sans"/>
          <w:kern w:val="0"/>
          <w:szCs w:val="22"/>
          <w:lang w:eastAsia="de-CH"/>
        </w:rPr>
      </w:pPr>
      <w:r>
        <w:rPr>
          <w:rFonts w:cs="Lucida Sans"/>
          <w:kern w:val="0"/>
          <w:szCs w:val="22"/>
          <w:lang w:eastAsia="de-CH"/>
        </w:rPr>
        <w:lastRenderedPageBreak/>
        <w:t>- Vertragsverhandlungen</w:t>
      </w:r>
    </w:p>
    <w:p w:rsidR="00474850" w:rsidRDefault="00474850" w:rsidP="00474850">
      <w:pPr>
        <w:spacing w:before="0" w:after="0"/>
        <w:rPr>
          <w:rFonts w:cs="Lucida Sans"/>
          <w:kern w:val="0"/>
          <w:szCs w:val="22"/>
          <w:lang w:eastAsia="de-CH"/>
        </w:rPr>
      </w:pPr>
      <w:r>
        <w:rPr>
          <w:rFonts w:cs="Lucida Sans"/>
          <w:kern w:val="0"/>
          <w:szCs w:val="22"/>
          <w:lang w:eastAsia="de-CH"/>
        </w:rPr>
        <w:t>- Preisverhandlungen</w:t>
      </w:r>
    </w:p>
    <w:p w:rsidR="00474850" w:rsidRDefault="00474850" w:rsidP="00474850">
      <w:pPr>
        <w:spacing w:before="0" w:after="0"/>
        <w:rPr>
          <w:rFonts w:cs="Lucida Sans"/>
          <w:kern w:val="0"/>
          <w:szCs w:val="22"/>
          <w:lang w:eastAsia="de-CH"/>
        </w:rPr>
      </w:pPr>
      <w:r>
        <w:rPr>
          <w:rFonts w:cs="Lucida Sans"/>
          <w:kern w:val="0"/>
          <w:szCs w:val="22"/>
          <w:lang w:eastAsia="de-CH"/>
        </w:rPr>
        <w:t>- Führen von Artikelnummern im ERP</w:t>
      </w:r>
      <w:r>
        <w:rPr>
          <w:rFonts w:cs="Lucida Sans"/>
          <w:kern w:val="0"/>
          <w:szCs w:val="22"/>
          <w:lang w:eastAsia="de-CH"/>
        </w:rPr>
        <w:br/>
        <w:t>- Lagerbewirtschaftung</w:t>
      </w:r>
      <w:r>
        <w:rPr>
          <w:rFonts w:cs="Lucida Sans"/>
          <w:kern w:val="0"/>
          <w:szCs w:val="22"/>
          <w:lang w:eastAsia="de-CH"/>
        </w:rPr>
        <w:br/>
        <w:t>- Kennzahlen zu erheben</w:t>
      </w:r>
    </w:p>
    <w:p w:rsidR="00474850" w:rsidRDefault="00474850" w:rsidP="00474850">
      <w:pPr>
        <w:spacing w:before="0" w:after="0"/>
        <w:rPr>
          <w:rFonts w:cs="Lucida Sans"/>
          <w:kern w:val="0"/>
          <w:szCs w:val="22"/>
          <w:lang w:eastAsia="de-CH"/>
        </w:rPr>
      </w:pPr>
      <w:r>
        <w:rPr>
          <w:rFonts w:cs="Lucida Sans"/>
          <w:kern w:val="0"/>
          <w:szCs w:val="22"/>
          <w:lang w:eastAsia="de-CH"/>
        </w:rPr>
        <w:t>- Organisation des Einkaufes</w:t>
      </w:r>
    </w:p>
    <w:p w:rsidR="00662730" w:rsidRDefault="00662730" w:rsidP="00662730">
      <w:pPr>
        <w:pStyle w:val="Beschriftung"/>
        <w:rPr>
          <w:rFonts w:cs="Lucida Sans"/>
          <w:kern w:val="0"/>
          <w:szCs w:val="22"/>
          <w:lang w:eastAsia="de-CH"/>
        </w:rPr>
      </w:pPr>
      <w:bookmarkStart w:id="31" w:name="_Toc472191953"/>
      <w:r>
        <w:t xml:space="preserve">Abbildung </w:t>
      </w:r>
      <w:fldSimple w:instr=" SEQ Abbildung \* ARABIC ">
        <w:r w:rsidR="002E632C">
          <w:rPr>
            <w:noProof/>
          </w:rPr>
          <w:t>3</w:t>
        </w:r>
      </w:fldSimple>
      <w:r>
        <w:t xml:space="preserve"> zentraler Einkauf</w:t>
      </w:r>
      <w:bookmarkEnd w:id="31"/>
    </w:p>
    <w:p w:rsidR="004439EC" w:rsidRDefault="004439EC" w:rsidP="003D32EA">
      <w:pPr>
        <w:spacing w:before="0" w:after="0"/>
        <w:rPr>
          <w:rFonts w:cs="Lucida Sans"/>
          <w:kern w:val="0"/>
          <w:szCs w:val="22"/>
          <w:lang w:eastAsia="de-CH"/>
        </w:rPr>
      </w:pPr>
      <w:r>
        <w:rPr>
          <w:noProof/>
          <w:lang w:eastAsia="de-CH"/>
        </w:rPr>
        <w:drawing>
          <wp:inline distT="0" distB="0" distL="0" distR="0" wp14:anchorId="3DB6E90B" wp14:editId="2D171D45">
            <wp:extent cx="5560785" cy="5189220"/>
            <wp:effectExtent l="0" t="0" r="190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83546" cy="5210460"/>
                    </a:xfrm>
                    <a:prstGeom prst="rect">
                      <a:avLst/>
                    </a:prstGeom>
                  </pic:spPr>
                </pic:pic>
              </a:graphicData>
            </a:graphic>
          </wp:inline>
        </w:drawing>
      </w:r>
    </w:p>
    <w:p w:rsidR="004439EC" w:rsidRDefault="004439EC" w:rsidP="003D32EA">
      <w:pPr>
        <w:spacing w:before="0" w:after="0"/>
        <w:rPr>
          <w:rFonts w:cs="Lucida Sans"/>
          <w:kern w:val="0"/>
          <w:szCs w:val="22"/>
          <w:lang w:eastAsia="de-CH"/>
        </w:rPr>
      </w:pPr>
    </w:p>
    <w:p w:rsidR="003D32EA" w:rsidRPr="009419E3" w:rsidRDefault="009419E3" w:rsidP="003D32EA">
      <w:pPr>
        <w:spacing w:before="0" w:after="0"/>
        <w:rPr>
          <w:rFonts w:cs="Lucida Sans"/>
          <w:kern w:val="0"/>
          <w:szCs w:val="22"/>
          <w:lang w:eastAsia="de-CH"/>
        </w:rPr>
      </w:pPr>
      <w:r w:rsidRPr="009419E3">
        <w:rPr>
          <w:rFonts w:cs="Lucida Sans"/>
          <w:color w:val="333333"/>
          <w:kern w:val="0"/>
          <w:sz w:val="21"/>
          <w:szCs w:val="21"/>
          <w:lang w:eastAsia="de-CH"/>
        </w:rPr>
        <w:t xml:space="preserve">Die zwei unterschiedlichen Modelle weisen sowohl </w:t>
      </w:r>
      <w:r w:rsidRPr="009419E3">
        <w:rPr>
          <w:rFonts w:cs="Lucida Sans"/>
          <w:color w:val="00B050"/>
          <w:kern w:val="0"/>
          <w:sz w:val="21"/>
          <w:szCs w:val="21"/>
          <w:lang w:eastAsia="de-CH"/>
        </w:rPr>
        <w:t xml:space="preserve">Vorteile </w:t>
      </w:r>
      <w:r w:rsidRPr="009419E3">
        <w:rPr>
          <w:rFonts w:cs="Lucida Sans"/>
          <w:color w:val="333333"/>
          <w:kern w:val="0"/>
          <w:sz w:val="21"/>
          <w:szCs w:val="21"/>
          <w:lang w:eastAsia="de-CH"/>
        </w:rPr>
        <w:t xml:space="preserve">wie auch </w:t>
      </w:r>
      <w:r w:rsidRPr="009419E3">
        <w:rPr>
          <w:rFonts w:cs="Lucida Sans"/>
          <w:color w:val="FF0000"/>
          <w:kern w:val="0"/>
          <w:sz w:val="21"/>
          <w:szCs w:val="21"/>
          <w:lang w:eastAsia="de-CH"/>
        </w:rPr>
        <w:t xml:space="preserve">Nachteile </w:t>
      </w:r>
      <w:r w:rsidRPr="009419E3">
        <w:rPr>
          <w:rFonts w:cs="Lucida Sans"/>
          <w:color w:val="333333"/>
          <w:kern w:val="0"/>
          <w:sz w:val="21"/>
          <w:szCs w:val="21"/>
          <w:lang w:eastAsia="de-CH"/>
        </w:rPr>
        <w:t xml:space="preserve">auf. </w:t>
      </w:r>
    </w:p>
    <w:p w:rsidR="00474850" w:rsidRDefault="00662730" w:rsidP="00662730">
      <w:pPr>
        <w:pStyle w:val="Beschriftung"/>
        <w:rPr>
          <w:rFonts w:cs="Lucida Sans"/>
          <w:kern w:val="0"/>
          <w:szCs w:val="22"/>
          <w:lang w:eastAsia="de-CH"/>
        </w:rPr>
      </w:pPr>
      <w:bookmarkStart w:id="32" w:name="_Toc472368538"/>
      <w:r>
        <w:t xml:space="preserve">Tabelle </w:t>
      </w:r>
      <w:fldSimple w:instr=" SEQ Tabelle \* ARABIC ">
        <w:r w:rsidR="00CE77D2">
          <w:rPr>
            <w:noProof/>
          </w:rPr>
          <w:t>3</w:t>
        </w:r>
      </w:fldSimple>
      <w:r>
        <w:t xml:space="preserve"> Vor- und Nachteile Einkauf</w:t>
      </w:r>
      <w:bookmarkEnd w:id="32"/>
    </w:p>
    <w:tbl>
      <w:tblPr>
        <w:tblStyle w:val="Tabellenraster"/>
        <w:tblW w:w="0" w:type="auto"/>
        <w:tblLook w:val="04A0" w:firstRow="1" w:lastRow="0" w:firstColumn="1" w:lastColumn="0" w:noHBand="0" w:noVBand="1"/>
      </w:tblPr>
      <w:tblGrid>
        <w:gridCol w:w="3206"/>
        <w:gridCol w:w="3206"/>
        <w:gridCol w:w="3206"/>
      </w:tblGrid>
      <w:tr w:rsidR="00474850" w:rsidTr="00474850">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474850" w:rsidRDefault="00474850" w:rsidP="003D32EA">
            <w:pPr>
              <w:spacing w:before="0" w:after="0"/>
              <w:rPr>
                <w:rFonts w:cs="Lucida Sans"/>
                <w:kern w:val="0"/>
                <w:szCs w:val="22"/>
                <w:lang w:eastAsia="de-CH"/>
              </w:rPr>
            </w:pPr>
            <w:r>
              <w:rPr>
                <w:rFonts w:cs="Lucida Sans"/>
                <w:kern w:val="0"/>
                <w:szCs w:val="22"/>
                <w:lang w:eastAsia="de-CH"/>
              </w:rPr>
              <w:t>Thema</w:t>
            </w:r>
          </w:p>
        </w:tc>
        <w:tc>
          <w:tcPr>
            <w:tcW w:w="3206" w:type="dxa"/>
          </w:tcPr>
          <w:p w:rsidR="00474850" w:rsidRDefault="00714822" w:rsidP="003D32EA">
            <w:pPr>
              <w:spacing w:before="0" w:after="0"/>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Dezentraler Einkauf</w:t>
            </w:r>
          </w:p>
        </w:tc>
        <w:tc>
          <w:tcPr>
            <w:tcW w:w="3206" w:type="dxa"/>
          </w:tcPr>
          <w:p w:rsidR="00474850" w:rsidRDefault="00714822" w:rsidP="003D32EA">
            <w:pPr>
              <w:spacing w:before="0" w:after="0"/>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Zentraler Einkauf</w:t>
            </w:r>
          </w:p>
        </w:tc>
      </w:tr>
      <w:tr w:rsidR="00474850" w:rsidTr="0047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474850" w:rsidRPr="00714822" w:rsidRDefault="00714822" w:rsidP="003D32EA">
            <w:pPr>
              <w:spacing w:before="0" w:after="0"/>
              <w:rPr>
                <w:rFonts w:cs="Lucida Sans"/>
                <w:b w:val="0"/>
                <w:kern w:val="0"/>
                <w:szCs w:val="22"/>
                <w:lang w:eastAsia="de-CH"/>
              </w:rPr>
            </w:pPr>
            <w:r>
              <w:rPr>
                <w:rFonts w:cs="Lucida Sans"/>
                <w:b w:val="0"/>
                <w:kern w:val="0"/>
                <w:szCs w:val="22"/>
                <w:lang w:eastAsia="de-CH"/>
              </w:rPr>
              <w:t>Professionalisierung</w:t>
            </w:r>
          </w:p>
        </w:tc>
        <w:tc>
          <w:tcPr>
            <w:tcW w:w="3206" w:type="dxa"/>
          </w:tcPr>
          <w:p w:rsidR="00474850" w:rsidRDefault="00714822" w:rsidP="00714822">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714822">
              <w:rPr>
                <w:rFonts w:cs="Lucida Sans"/>
                <w:color w:val="FF0000"/>
                <w:kern w:val="0"/>
                <w:szCs w:val="22"/>
                <w:lang w:eastAsia="de-CH"/>
              </w:rPr>
              <w:t>die einzelnen Mitarbeiter verfügen nicht über das nötige Wissen in der Beschaffung</w:t>
            </w:r>
          </w:p>
        </w:tc>
        <w:tc>
          <w:tcPr>
            <w:tcW w:w="3206" w:type="dxa"/>
          </w:tcPr>
          <w:p w:rsidR="00474850" w:rsidRPr="00714822" w:rsidRDefault="00714822" w:rsidP="00714822">
            <w:pPr>
              <w:spacing w:before="0" w:after="0"/>
              <w:cnfStyle w:val="000000100000" w:firstRow="0" w:lastRow="0" w:firstColumn="0" w:lastColumn="0" w:oddVBand="0" w:evenVBand="0" w:oddHBand="1"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Der Mitarbeiter verfügt über Fachwissen in der Beschaffung und kann das Optimum herausholen</w:t>
            </w:r>
            <w:r w:rsidR="00903C1B">
              <w:rPr>
                <w:rFonts w:cs="Lucida Sans"/>
                <w:color w:val="00B050"/>
                <w:kern w:val="0"/>
                <w:szCs w:val="22"/>
                <w:lang w:eastAsia="de-CH"/>
              </w:rPr>
              <w:t>.</w:t>
            </w:r>
          </w:p>
        </w:tc>
      </w:tr>
      <w:tr w:rsidR="00474850" w:rsidTr="00474850">
        <w:tc>
          <w:tcPr>
            <w:cnfStyle w:val="001000000000" w:firstRow="0" w:lastRow="0" w:firstColumn="1" w:lastColumn="0" w:oddVBand="0" w:evenVBand="0" w:oddHBand="0" w:evenHBand="0" w:firstRowFirstColumn="0" w:firstRowLastColumn="0" w:lastRowFirstColumn="0" w:lastRowLastColumn="0"/>
            <w:tcW w:w="3206" w:type="dxa"/>
          </w:tcPr>
          <w:p w:rsidR="00474850" w:rsidRPr="00714822" w:rsidRDefault="00714822" w:rsidP="003D32EA">
            <w:pPr>
              <w:spacing w:before="0" w:after="0"/>
              <w:rPr>
                <w:rFonts w:cs="Lucida Sans"/>
                <w:b w:val="0"/>
                <w:kern w:val="0"/>
                <w:szCs w:val="22"/>
                <w:lang w:eastAsia="de-CH"/>
              </w:rPr>
            </w:pPr>
            <w:r>
              <w:rPr>
                <w:rFonts w:cs="Lucida Sans"/>
                <w:b w:val="0"/>
                <w:kern w:val="0"/>
                <w:szCs w:val="22"/>
                <w:lang w:eastAsia="de-CH"/>
              </w:rPr>
              <w:t xml:space="preserve">Kosten </w:t>
            </w:r>
          </w:p>
        </w:tc>
        <w:tc>
          <w:tcPr>
            <w:tcW w:w="3206" w:type="dxa"/>
          </w:tcPr>
          <w:p w:rsidR="00474850" w:rsidRDefault="00714822" w:rsidP="003D32EA">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714822">
              <w:rPr>
                <w:rFonts w:cs="Lucida Sans"/>
                <w:color w:val="FF0000"/>
                <w:kern w:val="0"/>
                <w:szCs w:val="22"/>
                <w:lang w:eastAsia="de-CH"/>
              </w:rPr>
              <w:t xml:space="preserve">Es kann passieren, dass gleichzeitig zwei ähnliche / gleiche Bestellungen ausgelöst werden, da jeder Bereich </w:t>
            </w:r>
            <w:r w:rsidRPr="00714822">
              <w:rPr>
                <w:rFonts w:cs="Lucida Sans"/>
                <w:color w:val="FF0000"/>
                <w:kern w:val="0"/>
                <w:szCs w:val="22"/>
                <w:lang w:eastAsia="de-CH"/>
              </w:rPr>
              <w:lastRenderedPageBreak/>
              <w:t>für sich bestellt.</w:t>
            </w:r>
            <w:r w:rsidR="009419E3">
              <w:rPr>
                <w:rFonts w:cs="Lucida Sans"/>
                <w:color w:val="FF0000"/>
                <w:kern w:val="0"/>
                <w:szCs w:val="22"/>
                <w:lang w:eastAsia="de-CH"/>
              </w:rPr>
              <w:t xml:space="preserve"> Kaum Mengenrabatte möglich </w:t>
            </w:r>
          </w:p>
        </w:tc>
        <w:tc>
          <w:tcPr>
            <w:tcW w:w="3206" w:type="dxa"/>
          </w:tcPr>
          <w:p w:rsidR="00474850" w:rsidRDefault="00714822" w:rsidP="003D32EA">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714822">
              <w:rPr>
                <w:rFonts w:cs="Lucida Sans"/>
                <w:color w:val="00B050"/>
                <w:kern w:val="0"/>
                <w:szCs w:val="22"/>
                <w:lang w:eastAsia="de-CH"/>
              </w:rPr>
              <w:lastRenderedPageBreak/>
              <w:t>Ähnliche / gleiche Produkte können in allen Bereichen eingesetzt werden. Der Überblick hat der Einkäufer</w:t>
            </w:r>
          </w:p>
        </w:tc>
      </w:tr>
      <w:tr w:rsidR="006154D9" w:rsidTr="0047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6154D9" w:rsidRDefault="006154D9" w:rsidP="003D32EA">
            <w:pPr>
              <w:spacing w:before="0" w:after="0"/>
              <w:rPr>
                <w:rFonts w:cs="Lucida Sans"/>
                <w:b w:val="0"/>
                <w:kern w:val="0"/>
                <w:szCs w:val="22"/>
                <w:lang w:eastAsia="de-CH"/>
              </w:rPr>
            </w:pPr>
            <w:r>
              <w:rPr>
                <w:rFonts w:cs="Lucida Sans"/>
                <w:b w:val="0"/>
                <w:kern w:val="0"/>
                <w:szCs w:val="22"/>
                <w:lang w:eastAsia="de-CH"/>
              </w:rPr>
              <w:t>Preisverhandlungen</w:t>
            </w:r>
          </w:p>
        </w:tc>
        <w:tc>
          <w:tcPr>
            <w:tcW w:w="3206" w:type="dxa"/>
          </w:tcPr>
          <w:p w:rsidR="006154D9" w:rsidRPr="00714822" w:rsidRDefault="006154D9" w:rsidP="003D32EA">
            <w:pPr>
              <w:spacing w:before="0" w:after="0"/>
              <w:cnfStyle w:val="000000100000" w:firstRow="0" w:lastRow="0" w:firstColumn="0" w:lastColumn="0" w:oddVBand="0" w:evenVBand="0" w:oddHBand="1"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Findet kaum statt, da nur kleine Mengen bestellt werden</w:t>
            </w:r>
          </w:p>
        </w:tc>
        <w:tc>
          <w:tcPr>
            <w:tcW w:w="3206" w:type="dxa"/>
          </w:tcPr>
          <w:p w:rsidR="006154D9" w:rsidRPr="00714822" w:rsidRDefault="006154D9" w:rsidP="003D32EA">
            <w:pPr>
              <w:spacing w:before="0" w:after="0"/>
              <w:cnfStyle w:val="000000100000" w:firstRow="0" w:lastRow="0" w:firstColumn="0" w:lastColumn="0" w:oddVBand="0" w:evenVBand="0" w:oddHBand="1"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 xml:space="preserve">Kann mit fachlichem Wissen geführt werden. </w:t>
            </w:r>
          </w:p>
        </w:tc>
      </w:tr>
      <w:tr w:rsidR="00714822" w:rsidTr="00474850">
        <w:tc>
          <w:tcPr>
            <w:cnfStyle w:val="001000000000" w:firstRow="0" w:lastRow="0" w:firstColumn="1" w:lastColumn="0" w:oddVBand="0" w:evenVBand="0" w:oddHBand="0" w:evenHBand="0" w:firstRowFirstColumn="0" w:firstRowLastColumn="0" w:lastRowFirstColumn="0" w:lastRowLastColumn="0"/>
            <w:tcW w:w="3206" w:type="dxa"/>
          </w:tcPr>
          <w:p w:rsidR="00714822" w:rsidRDefault="00714822" w:rsidP="003D32EA">
            <w:pPr>
              <w:spacing w:before="0" w:after="0"/>
              <w:rPr>
                <w:rFonts w:cs="Lucida Sans"/>
                <w:b w:val="0"/>
                <w:kern w:val="0"/>
                <w:szCs w:val="22"/>
                <w:lang w:eastAsia="de-CH"/>
              </w:rPr>
            </w:pPr>
            <w:r>
              <w:rPr>
                <w:rFonts w:cs="Lucida Sans"/>
                <w:b w:val="0"/>
                <w:kern w:val="0"/>
                <w:szCs w:val="22"/>
                <w:lang w:eastAsia="de-CH"/>
              </w:rPr>
              <w:t>Bedarfserhebung</w:t>
            </w:r>
          </w:p>
        </w:tc>
        <w:tc>
          <w:tcPr>
            <w:tcW w:w="3206" w:type="dxa"/>
          </w:tcPr>
          <w:p w:rsidR="00714822" w:rsidRDefault="00714822" w:rsidP="003D32EA">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714822">
              <w:rPr>
                <w:rFonts w:cs="Lucida Sans"/>
                <w:color w:val="00B050"/>
                <w:kern w:val="0"/>
                <w:szCs w:val="22"/>
                <w:lang w:eastAsia="de-CH"/>
              </w:rPr>
              <w:t xml:space="preserve">Jede Abteilung weiss genau, welche Materialien sie braucht und kann diese bestellen. </w:t>
            </w:r>
          </w:p>
        </w:tc>
        <w:tc>
          <w:tcPr>
            <w:tcW w:w="3206" w:type="dxa"/>
          </w:tcPr>
          <w:p w:rsidR="00714822" w:rsidRDefault="00714822" w:rsidP="003D32EA">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sidRPr="00714822">
              <w:rPr>
                <w:rFonts w:cs="Lucida Sans"/>
                <w:color w:val="FF0000"/>
                <w:kern w:val="0"/>
                <w:szCs w:val="22"/>
                <w:lang w:eastAsia="de-CH"/>
              </w:rPr>
              <w:t xml:space="preserve">Abklärungen sind nötig, ob das zu bestellenden Material den Anforderungen genügt. Detailliertes Wissen fehlt, da die Bereiche sehr unterschiedlich sind. </w:t>
            </w:r>
          </w:p>
        </w:tc>
      </w:tr>
      <w:tr w:rsidR="00714822" w:rsidTr="0047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714822" w:rsidRDefault="00714822" w:rsidP="003D32EA">
            <w:pPr>
              <w:spacing w:before="0" w:after="0"/>
              <w:rPr>
                <w:rFonts w:cs="Lucida Sans"/>
                <w:b w:val="0"/>
                <w:kern w:val="0"/>
                <w:szCs w:val="22"/>
                <w:lang w:eastAsia="de-CH"/>
              </w:rPr>
            </w:pPr>
            <w:r>
              <w:rPr>
                <w:rFonts w:cs="Lucida Sans"/>
                <w:b w:val="0"/>
                <w:kern w:val="0"/>
                <w:szCs w:val="22"/>
                <w:lang w:eastAsia="de-CH"/>
              </w:rPr>
              <w:t>Eigenverantwortung</w:t>
            </w:r>
          </w:p>
        </w:tc>
        <w:tc>
          <w:tcPr>
            <w:tcW w:w="3206" w:type="dxa"/>
          </w:tcPr>
          <w:p w:rsidR="00714822" w:rsidRPr="00714822" w:rsidRDefault="00F56AB6" w:rsidP="003D32EA">
            <w:pPr>
              <w:spacing w:before="0" w:after="0"/>
              <w:cnfStyle w:val="000000100000" w:firstRow="0" w:lastRow="0" w:firstColumn="0" w:lastColumn="0" w:oddVBand="0" w:evenVBand="0" w:oddHBand="1"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 xml:space="preserve">Die Abteilungsleitung ist dafür zuständig, dass immer genügend Material vorhanden ist. </w:t>
            </w:r>
          </w:p>
        </w:tc>
        <w:tc>
          <w:tcPr>
            <w:tcW w:w="3206" w:type="dxa"/>
          </w:tcPr>
          <w:p w:rsidR="00714822" w:rsidRPr="00F56AB6" w:rsidRDefault="00F56AB6" w:rsidP="00F56AB6">
            <w:pPr>
              <w:spacing w:before="0" w:after="0"/>
              <w:cnfStyle w:val="000000100000" w:firstRow="0" w:lastRow="0" w:firstColumn="0" w:lastColumn="0" w:oddVBand="0" w:evenVBand="0" w:oddHBand="1"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 xml:space="preserve">Die Verantwortung wird an eine Person delegiert </w:t>
            </w:r>
          </w:p>
        </w:tc>
      </w:tr>
      <w:tr w:rsidR="00F56AB6" w:rsidTr="00474850">
        <w:tc>
          <w:tcPr>
            <w:cnfStyle w:val="001000000000" w:firstRow="0" w:lastRow="0" w:firstColumn="1" w:lastColumn="0" w:oddVBand="0" w:evenVBand="0" w:oddHBand="0" w:evenHBand="0" w:firstRowFirstColumn="0" w:firstRowLastColumn="0" w:lastRowFirstColumn="0" w:lastRowLastColumn="0"/>
            <w:tcW w:w="3206" w:type="dxa"/>
          </w:tcPr>
          <w:p w:rsidR="00F56AB6" w:rsidRDefault="00F56AB6" w:rsidP="003D32EA">
            <w:pPr>
              <w:spacing w:before="0" w:after="0"/>
              <w:rPr>
                <w:rFonts w:cs="Lucida Sans"/>
                <w:b w:val="0"/>
                <w:kern w:val="0"/>
                <w:szCs w:val="22"/>
                <w:lang w:eastAsia="de-CH"/>
              </w:rPr>
            </w:pPr>
            <w:r>
              <w:rPr>
                <w:rFonts w:cs="Lucida Sans"/>
                <w:b w:val="0"/>
                <w:kern w:val="0"/>
                <w:szCs w:val="22"/>
                <w:lang w:eastAsia="de-CH"/>
              </w:rPr>
              <w:t>Flexibilität</w:t>
            </w:r>
          </w:p>
        </w:tc>
        <w:tc>
          <w:tcPr>
            <w:tcW w:w="3206" w:type="dxa"/>
          </w:tcPr>
          <w:p w:rsidR="00F56AB6" w:rsidRDefault="009419E3" w:rsidP="003D32EA">
            <w:pPr>
              <w:spacing w:before="0" w:after="0"/>
              <w:cnfStyle w:val="000000000000" w:firstRow="0" w:lastRow="0" w:firstColumn="0" w:lastColumn="0" w:oddVBand="0" w:evenVBand="0" w:oddHBand="0"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Durch den eigenen Verbrauch und Gebrauch der Ware kann flexibel reagiert werden.</w:t>
            </w:r>
          </w:p>
        </w:tc>
        <w:tc>
          <w:tcPr>
            <w:tcW w:w="3206" w:type="dxa"/>
          </w:tcPr>
          <w:p w:rsidR="00F56AB6" w:rsidRDefault="009419E3" w:rsidP="00F56AB6">
            <w:pPr>
              <w:spacing w:before="0" w:after="0"/>
              <w:cnfStyle w:val="000000000000" w:firstRow="0" w:lastRow="0" w:firstColumn="0" w:lastColumn="0" w:oddVBand="0" w:evenVBand="0" w:oddHBand="0"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Der Mitarbeiter ist auf eine Meldung (elektronische Form, Meldung durch Abteilung) angewiesen.</w:t>
            </w:r>
          </w:p>
        </w:tc>
      </w:tr>
      <w:tr w:rsidR="009419E3" w:rsidTr="0047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9419E3" w:rsidRDefault="009419E3" w:rsidP="003D32EA">
            <w:pPr>
              <w:spacing w:before="0" w:after="0"/>
              <w:rPr>
                <w:rFonts w:cs="Lucida Sans"/>
                <w:b w:val="0"/>
                <w:kern w:val="0"/>
                <w:szCs w:val="22"/>
                <w:lang w:eastAsia="de-CH"/>
              </w:rPr>
            </w:pPr>
            <w:r>
              <w:rPr>
                <w:rFonts w:cs="Lucida Sans"/>
                <w:b w:val="0"/>
                <w:kern w:val="0"/>
                <w:szCs w:val="22"/>
                <w:lang w:eastAsia="de-CH"/>
              </w:rPr>
              <w:t>Bürokratie</w:t>
            </w:r>
          </w:p>
        </w:tc>
        <w:tc>
          <w:tcPr>
            <w:tcW w:w="3206" w:type="dxa"/>
          </w:tcPr>
          <w:p w:rsidR="009419E3" w:rsidRDefault="009419E3" w:rsidP="003D32EA">
            <w:pPr>
              <w:spacing w:before="0" w:after="0"/>
              <w:cnfStyle w:val="000000100000" w:firstRow="0" w:lastRow="0" w:firstColumn="0" w:lastColumn="0" w:oddVBand="0" w:evenVBand="0" w:oddHBand="1"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Durch eine selbständige Bestellung sind nicht weitere Personen innerhalb vom Betrieb involviert</w:t>
            </w:r>
          </w:p>
        </w:tc>
        <w:tc>
          <w:tcPr>
            <w:tcW w:w="3206" w:type="dxa"/>
          </w:tcPr>
          <w:p w:rsidR="009419E3" w:rsidRDefault="009419E3" w:rsidP="00F56AB6">
            <w:pPr>
              <w:spacing w:before="0" w:after="0"/>
              <w:cnfStyle w:val="000000100000" w:firstRow="0" w:lastRow="0" w:firstColumn="0" w:lastColumn="0" w:oddVBand="0" w:evenVBand="0" w:oddHBand="1"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 xml:space="preserve">Der Mitarbeiter ist auf eine </w:t>
            </w:r>
          </w:p>
        </w:tc>
      </w:tr>
      <w:tr w:rsidR="009419E3" w:rsidTr="00474850">
        <w:tc>
          <w:tcPr>
            <w:cnfStyle w:val="001000000000" w:firstRow="0" w:lastRow="0" w:firstColumn="1" w:lastColumn="0" w:oddVBand="0" w:evenVBand="0" w:oddHBand="0" w:evenHBand="0" w:firstRowFirstColumn="0" w:firstRowLastColumn="0" w:lastRowFirstColumn="0" w:lastRowLastColumn="0"/>
            <w:tcW w:w="3206" w:type="dxa"/>
          </w:tcPr>
          <w:p w:rsidR="009419E3" w:rsidRDefault="009419E3" w:rsidP="003D32EA">
            <w:pPr>
              <w:spacing w:before="0" w:after="0"/>
              <w:rPr>
                <w:rFonts w:cs="Lucida Sans"/>
                <w:b w:val="0"/>
                <w:kern w:val="0"/>
                <w:szCs w:val="22"/>
                <w:lang w:eastAsia="de-CH"/>
              </w:rPr>
            </w:pPr>
            <w:r>
              <w:rPr>
                <w:rFonts w:cs="Lucida Sans"/>
                <w:b w:val="0"/>
                <w:kern w:val="0"/>
                <w:szCs w:val="22"/>
                <w:lang w:eastAsia="de-CH"/>
              </w:rPr>
              <w:t>Verhandlungsmacht</w:t>
            </w:r>
          </w:p>
        </w:tc>
        <w:tc>
          <w:tcPr>
            <w:tcW w:w="3206" w:type="dxa"/>
          </w:tcPr>
          <w:p w:rsidR="009419E3" w:rsidRDefault="00903C1B" w:rsidP="003D32EA">
            <w:pPr>
              <w:spacing w:before="0" w:after="0"/>
              <w:cnfStyle w:val="000000000000" w:firstRow="0" w:lastRow="0" w:firstColumn="0" w:lastColumn="0" w:oddVBand="0" w:evenVBand="0" w:oddHBand="0" w:evenHBand="0" w:firstRowFirstColumn="0" w:firstRowLastColumn="0" w:lastRowFirstColumn="0" w:lastRowLastColumn="0"/>
              <w:rPr>
                <w:rFonts w:cs="Lucida Sans"/>
                <w:color w:val="00B050"/>
                <w:kern w:val="0"/>
                <w:szCs w:val="22"/>
                <w:lang w:eastAsia="de-CH"/>
              </w:rPr>
            </w:pPr>
            <w:r w:rsidRPr="00903C1B">
              <w:rPr>
                <w:rFonts w:cs="Lucida Sans"/>
                <w:color w:val="FF0000"/>
                <w:kern w:val="0"/>
                <w:szCs w:val="22"/>
                <w:lang w:eastAsia="de-CH"/>
              </w:rPr>
              <w:t>Gering, da in jedem einzelnen Bereich bestellt wird</w:t>
            </w:r>
          </w:p>
        </w:tc>
        <w:tc>
          <w:tcPr>
            <w:tcW w:w="3206" w:type="dxa"/>
          </w:tcPr>
          <w:p w:rsidR="009419E3" w:rsidRDefault="00903C1B" w:rsidP="00903C1B">
            <w:pPr>
              <w:spacing w:before="0" w:after="0"/>
              <w:cnfStyle w:val="000000000000" w:firstRow="0" w:lastRow="0" w:firstColumn="0" w:lastColumn="0" w:oddVBand="0" w:evenVBand="0" w:oddHBand="0" w:evenHBand="0" w:firstRowFirstColumn="0" w:firstRowLastColumn="0" w:lastRowFirstColumn="0" w:lastRowLastColumn="0"/>
              <w:rPr>
                <w:rFonts w:cs="Lucida Sans"/>
                <w:color w:val="FF0000"/>
                <w:kern w:val="0"/>
                <w:szCs w:val="22"/>
                <w:lang w:eastAsia="de-CH"/>
              </w:rPr>
            </w:pPr>
            <w:r w:rsidRPr="00903C1B">
              <w:rPr>
                <w:rFonts w:cs="Lucida Sans"/>
                <w:color w:val="00B050"/>
                <w:kern w:val="0"/>
                <w:szCs w:val="22"/>
                <w:lang w:eastAsia="de-CH"/>
              </w:rPr>
              <w:t xml:space="preserve">Durch zentrale Bestellung werden grössere Mengen benötigt. Daher ist der Verhandlungsspielraum grösser. </w:t>
            </w:r>
          </w:p>
        </w:tc>
      </w:tr>
      <w:tr w:rsidR="00903C1B" w:rsidTr="0047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903C1B" w:rsidRDefault="00903C1B" w:rsidP="00903C1B">
            <w:pPr>
              <w:spacing w:before="0" w:after="0"/>
              <w:rPr>
                <w:rFonts w:cs="Lucida Sans"/>
                <w:b w:val="0"/>
                <w:kern w:val="0"/>
                <w:szCs w:val="22"/>
                <w:lang w:eastAsia="de-CH"/>
              </w:rPr>
            </w:pPr>
            <w:r>
              <w:rPr>
                <w:rFonts w:cs="Lucida Sans"/>
                <w:b w:val="0"/>
                <w:kern w:val="0"/>
                <w:szCs w:val="22"/>
                <w:lang w:eastAsia="de-CH"/>
              </w:rPr>
              <w:t>Bestandsoptimierung</w:t>
            </w:r>
          </w:p>
        </w:tc>
        <w:tc>
          <w:tcPr>
            <w:tcW w:w="3206" w:type="dxa"/>
          </w:tcPr>
          <w:p w:rsidR="00903C1B" w:rsidRPr="00903C1B" w:rsidRDefault="00903C1B" w:rsidP="003D32EA">
            <w:pPr>
              <w:spacing w:before="0" w:after="0"/>
              <w:cnfStyle w:val="000000100000" w:firstRow="0" w:lastRow="0" w:firstColumn="0" w:lastColumn="0" w:oddVBand="0" w:evenVBand="0" w:oddHBand="1"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Überblick über den gesamten Lagerbestand fehlt</w:t>
            </w:r>
          </w:p>
        </w:tc>
        <w:tc>
          <w:tcPr>
            <w:tcW w:w="3206" w:type="dxa"/>
          </w:tcPr>
          <w:p w:rsidR="00903C1B" w:rsidRPr="00903C1B" w:rsidRDefault="00903C1B" w:rsidP="00903C1B">
            <w:pPr>
              <w:spacing w:before="0" w:after="0"/>
              <w:cnfStyle w:val="000000100000" w:firstRow="0" w:lastRow="0" w:firstColumn="0" w:lastColumn="0" w:oddVBand="0" w:evenVBand="0" w:oddHBand="1"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Zentrale Verwaltung des Lagerbestandes</w:t>
            </w:r>
          </w:p>
        </w:tc>
      </w:tr>
      <w:tr w:rsidR="00903C1B" w:rsidTr="00474850">
        <w:tc>
          <w:tcPr>
            <w:cnfStyle w:val="001000000000" w:firstRow="0" w:lastRow="0" w:firstColumn="1" w:lastColumn="0" w:oddVBand="0" w:evenVBand="0" w:oddHBand="0" w:evenHBand="0" w:firstRowFirstColumn="0" w:firstRowLastColumn="0" w:lastRowFirstColumn="0" w:lastRowLastColumn="0"/>
            <w:tcW w:w="3206" w:type="dxa"/>
          </w:tcPr>
          <w:p w:rsidR="00903C1B" w:rsidRDefault="006154D9" w:rsidP="00903C1B">
            <w:pPr>
              <w:spacing w:before="0" w:after="0"/>
              <w:rPr>
                <w:rFonts w:cs="Lucida Sans"/>
                <w:b w:val="0"/>
                <w:kern w:val="0"/>
                <w:szCs w:val="22"/>
                <w:lang w:eastAsia="de-CH"/>
              </w:rPr>
            </w:pPr>
            <w:r>
              <w:rPr>
                <w:rFonts w:cs="Lucida Sans"/>
                <w:b w:val="0"/>
                <w:kern w:val="0"/>
                <w:szCs w:val="22"/>
                <w:lang w:eastAsia="de-CH"/>
              </w:rPr>
              <w:t>Artikelnummer</w:t>
            </w:r>
          </w:p>
        </w:tc>
        <w:tc>
          <w:tcPr>
            <w:tcW w:w="3206" w:type="dxa"/>
          </w:tcPr>
          <w:p w:rsidR="00903C1B" w:rsidRDefault="006154D9" w:rsidP="0096472E">
            <w:pPr>
              <w:spacing w:before="0" w:after="0"/>
              <w:cnfStyle w:val="000000000000" w:firstRow="0" w:lastRow="0" w:firstColumn="0" w:lastColumn="0" w:oddVBand="0" w:evenVBand="0" w:oddHBand="0"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 xml:space="preserve">Zusätzliche Aufgabe durch die Führung der </w:t>
            </w:r>
            <w:r w:rsidR="006043DF">
              <w:rPr>
                <w:rFonts w:cs="Lucida Sans"/>
                <w:color w:val="FF0000"/>
                <w:kern w:val="0"/>
                <w:szCs w:val="22"/>
                <w:lang w:eastAsia="de-CH"/>
              </w:rPr>
              <w:t>Artikelnummern</w:t>
            </w:r>
            <w:r>
              <w:rPr>
                <w:rFonts w:cs="Lucida Sans"/>
                <w:color w:val="FF0000"/>
                <w:kern w:val="0"/>
                <w:szCs w:val="22"/>
                <w:lang w:eastAsia="de-CH"/>
              </w:rPr>
              <w:t xml:space="preserve">. Diese müssen </w:t>
            </w:r>
            <w:r w:rsidR="006043DF">
              <w:rPr>
                <w:rFonts w:cs="Lucida Sans"/>
                <w:color w:val="FF0000"/>
                <w:kern w:val="0"/>
                <w:szCs w:val="22"/>
                <w:lang w:eastAsia="de-CH"/>
              </w:rPr>
              <w:t>elektronisch</w:t>
            </w:r>
            <w:r w:rsidR="0096472E">
              <w:rPr>
                <w:rFonts w:cs="Lucida Sans"/>
                <w:color w:val="FF0000"/>
                <w:kern w:val="0"/>
                <w:szCs w:val="22"/>
                <w:lang w:eastAsia="de-CH"/>
              </w:rPr>
              <w:t xml:space="preserve"> erfasst und immer wieder überprüft werden. </w:t>
            </w:r>
          </w:p>
        </w:tc>
        <w:tc>
          <w:tcPr>
            <w:tcW w:w="3206" w:type="dxa"/>
          </w:tcPr>
          <w:p w:rsidR="00903C1B" w:rsidRDefault="0096472E" w:rsidP="00903C1B">
            <w:pPr>
              <w:spacing w:before="0" w:after="0"/>
              <w:cnfStyle w:val="000000000000" w:firstRow="0" w:lastRow="0" w:firstColumn="0" w:lastColumn="0" w:oddVBand="0" w:evenVBand="0" w:oddHBand="0"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 xml:space="preserve">Ein Mitarbeiter ist zuständig für das Führen vom Artikelstamm. </w:t>
            </w:r>
          </w:p>
        </w:tc>
      </w:tr>
      <w:tr w:rsidR="0096472E" w:rsidTr="0047485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96472E" w:rsidRDefault="0096472E" w:rsidP="00903C1B">
            <w:pPr>
              <w:spacing w:before="0" w:after="0"/>
              <w:rPr>
                <w:rFonts w:cs="Lucida Sans"/>
                <w:b w:val="0"/>
                <w:kern w:val="0"/>
                <w:szCs w:val="22"/>
                <w:lang w:eastAsia="de-CH"/>
              </w:rPr>
            </w:pPr>
            <w:r>
              <w:rPr>
                <w:rFonts w:cs="Lucida Sans"/>
                <w:b w:val="0"/>
                <w:kern w:val="0"/>
                <w:szCs w:val="22"/>
                <w:lang w:eastAsia="de-CH"/>
              </w:rPr>
              <w:t>Anpassung der Preislisten</w:t>
            </w:r>
          </w:p>
        </w:tc>
        <w:tc>
          <w:tcPr>
            <w:tcW w:w="3206" w:type="dxa"/>
          </w:tcPr>
          <w:p w:rsidR="0096472E" w:rsidRDefault="0096472E" w:rsidP="0096472E">
            <w:pPr>
              <w:spacing w:before="0" w:after="0"/>
              <w:cnfStyle w:val="000000100000" w:firstRow="0" w:lastRow="0" w:firstColumn="0" w:lastColumn="0" w:oddVBand="0" w:evenVBand="0" w:oddHBand="1" w:evenHBand="0" w:firstRowFirstColumn="0" w:firstRowLastColumn="0" w:lastRowFirstColumn="0" w:lastRowLastColumn="0"/>
              <w:rPr>
                <w:rFonts w:cs="Lucida Sans"/>
                <w:color w:val="FF0000"/>
                <w:kern w:val="0"/>
                <w:szCs w:val="22"/>
                <w:lang w:eastAsia="de-CH"/>
              </w:rPr>
            </w:pPr>
            <w:r>
              <w:rPr>
                <w:rFonts w:cs="Lucida Sans"/>
                <w:color w:val="FF0000"/>
                <w:kern w:val="0"/>
                <w:szCs w:val="22"/>
                <w:lang w:eastAsia="de-CH"/>
              </w:rPr>
              <w:t>Zusätzliche Aufgabe durch das Führen und bewirtschaften der Preislisten</w:t>
            </w:r>
          </w:p>
        </w:tc>
        <w:tc>
          <w:tcPr>
            <w:tcW w:w="3206" w:type="dxa"/>
          </w:tcPr>
          <w:p w:rsidR="0096472E" w:rsidRDefault="0096472E" w:rsidP="00903C1B">
            <w:pPr>
              <w:spacing w:before="0" w:after="0"/>
              <w:cnfStyle w:val="000000100000" w:firstRow="0" w:lastRow="0" w:firstColumn="0" w:lastColumn="0" w:oddVBand="0" w:evenVBand="0" w:oddHBand="1" w:evenHBand="0" w:firstRowFirstColumn="0" w:firstRowLastColumn="0" w:lastRowFirstColumn="0" w:lastRowLastColumn="0"/>
              <w:rPr>
                <w:rFonts w:cs="Lucida Sans"/>
                <w:color w:val="00B050"/>
                <w:kern w:val="0"/>
                <w:szCs w:val="22"/>
                <w:lang w:eastAsia="de-CH"/>
              </w:rPr>
            </w:pPr>
            <w:r>
              <w:rPr>
                <w:rFonts w:cs="Lucida Sans"/>
                <w:color w:val="00B050"/>
                <w:kern w:val="0"/>
                <w:szCs w:val="22"/>
                <w:lang w:eastAsia="de-CH"/>
              </w:rPr>
              <w:t xml:space="preserve">Ein Mitarbeiter ist zuständig und verwaltet dies aktuell und zeitnah. </w:t>
            </w:r>
          </w:p>
        </w:tc>
      </w:tr>
    </w:tbl>
    <w:p w:rsidR="00474850" w:rsidRDefault="006043DF" w:rsidP="003D32EA">
      <w:pPr>
        <w:spacing w:before="0" w:after="0"/>
        <w:rPr>
          <w:rFonts w:cs="Lucida Sans"/>
          <w:kern w:val="0"/>
          <w:szCs w:val="22"/>
          <w:lang w:eastAsia="de-CH"/>
        </w:rPr>
      </w:pPr>
      <w:sdt>
        <w:sdtPr>
          <w:rPr>
            <w:rFonts w:cs="Lucida Sans"/>
            <w:kern w:val="0"/>
            <w:szCs w:val="22"/>
            <w:lang w:eastAsia="de-CH"/>
          </w:rPr>
          <w:id w:val="1787236054"/>
          <w:citation/>
        </w:sdtPr>
        <w:sdtContent>
          <w:r w:rsidR="009419E3">
            <w:rPr>
              <w:rFonts w:cs="Lucida Sans"/>
              <w:kern w:val="0"/>
              <w:szCs w:val="22"/>
              <w:lang w:eastAsia="de-CH"/>
            </w:rPr>
            <w:fldChar w:fldCharType="begin"/>
          </w:r>
          <w:r w:rsidR="009419E3">
            <w:rPr>
              <w:rFonts w:cs="Lucida Sans"/>
              <w:kern w:val="0"/>
              <w:szCs w:val="22"/>
              <w:lang w:eastAsia="de-CH"/>
            </w:rPr>
            <w:instrText xml:space="preserve"> CITATION Ein17 \l 2055 </w:instrText>
          </w:r>
          <w:r w:rsidR="009419E3">
            <w:rPr>
              <w:rFonts w:cs="Lucida Sans"/>
              <w:kern w:val="0"/>
              <w:szCs w:val="22"/>
              <w:lang w:eastAsia="de-CH"/>
            </w:rPr>
            <w:fldChar w:fldCharType="separate"/>
          </w:r>
          <w:r w:rsidRPr="006043DF">
            <w:rPr>
              <w:rFonts w:cs="Lucida Sans"/>
              <w:noProof/>
              <w:kern w:val="0"/>
              <w:szCs w:val="22"/>
              <w:lang w:eastAsia="de-CH"/>
            </w:rPr>
            <w:t>(Einkaufsmanager, 2017)</w:t>
          </w:r>
          <w:r w:rsidR="009419E3">
            <w:rPr>
              <w:rFonts w:cs="Lucida Sans"/>
              <w:kern w:val="0"/>
              <w:szCs w:val="22"/>
              <w:lang w:eastAsia="de-CH"/>
            </w:rPr>
            <w:fldChar w:fldCharType="end"/>
          </w:r>
        </w:sdtContent>
      </w:sdt>
    </w:p>
    <w:p w:rsidR="00903C1B" w:rsidRDefault="006043DF" w:rsidP="003D32EA">
      <w:pPr>
        <w:spacing w:before="0" w:after="0"/>
        <w:rPr>
          <w:rFonts w:cs="Lucida Sans"/>
          <w:kern w:val="0"/>
          <w:szCs w:val="22"/>
          <w:lang w:eastAsia="de-CH"/>
        </w:rPr>
      </w:pPr>
      <w:sdt>
        <w:sdtPr>
          <w:rPr>
            <w:rFonts w:cs="Lucida Sans"/>
            <w:kern w:val="0"/>
            <w:szCs w:val="22"/>
            <w:lang w:eastAsia="de-CH"/>
          </w:rPr>
          <w:id w:val="137689011"/>
          <w:citation/>
        </w:sdtPr>
        <w:sdtContent>
          <w:r w:rsidR="00903C1B">
            <w:rPr>
              <w:rFonts w:cs="Lucida Sans"/>
              <w:kern w:val="0"/>
              <w:szCs w:val="22"/>
              <w:lang w:eastAsia="de-CH"/>
            </w:rPr>
            <w:fldChar w:fldCharType="begin"/>
          </w:r>
          <w:r w:rsidR="00903C1B">
            <w:rPr>
              <w:rFonts w:cs="Lucida Sans"/>
              <w:kern w:val="0"/>
              <w:szCs w:val="22"/>
              <w:lang w:eastAsia="de-CH"/>
            </w:rPr>
            <w:instrText xml:space="preserve">CITATION Jör11 \l 2055 </w:instrText>
          </w:r>
          <w:r w:rsidR="00903C1B">
            <w:rPr>
              <w:rFonts w:cs="Lucida Sans"/>
              <w:kern w:val="0"/>
              <w:szCs w:val="22"/>
              <w:lang w:eastAsia="de-CH"/>
            </w:rPr>
            <w:fldChar w:fldCharType="separate"/>
          </w:r>
          <w:r w:rsidRPr="006043DF">
            <w:rPr>
              <w:rFonts w:cs="Lucida Sans"/>
              <w:noProof/>
              <w:kern w:val="0"/>
              <w:szCs w:val="22"/>
              <w:lang w:eastAsia="de-CH"/>
            </w:rPr>
            <w:t>(Bär, 2011)</w:t>
          </w:r>
          <w:r w:rsidR="00903C1B">
            <w:rPr>
              <w:rFonts w:cs="Lucida Sans"/>
              <w:kern w:val="0"/>
              <w:szCs w:val="22"/>
              <w:lang w:eastAsia="de-CH"/>
            </w:rPr>
            <w:fldChar w:fldCharType="end"/>
          </w:r>
        </w:sdtContent>
      </w:sdt>
    </w:p>
    <w:p w:rsidR="009419E3" w:rsidRDefault="009419E3" w:rsidP="003D32EA">
      <w:pPr>
        <w:spacing w:before="0" w:after="0"/>
        <w:rPr>
          <w:rFonts w:cs="Lucida Sans"/>
          <w:kern w:val="0"/>
          <w:szCs w:val="22"/>
          <w:lang w:eastAsia="de-CH"/>
        </w:rPr>
      </w:pPr>
    </w:p>
    <w:p w:rsidR="00DE5E19" w:rsidRDefault="00C71A84" w:rsidP="003D32EA">
      <w:pPr>
        <w:spacing w:before="0" w:after="0"/>
        <w:rPr>
          <w:noProof/>
          <w:lang w:eastAsia="de-CH"/>
        </w:rPr>
      </w:pPr>
      <w:r>
        <w:rPr>
          <w:noProof/>
          <w:lang w:eastAsia="de-CH"/>
        </w:rPr>
        <w:t xml:space="preserve">Bei einer Besetzung der Stelle „zentraler Einkäufer müssten die Kosten noch berechnet werden. </w:t>
      </w:r>
    </w:p>
    <w:p w:rsidR="00C71A84" w:rsidRDefault="00C71A84" w:rsidP="003D32EA">
      <w:pPr>
        <w:spacing w:before="0" w:after="0"/>
        <w:rPr>
          <w:noProof/>
          <w:lang w:eastAsia="de-CH"/>
        </w:rPr>
      </w:pPr>
      <w:r>
        <w:rPr>
          <w:noProof/>
          <w:lang w:eastAsia="de-CH"/>
        </w:rPr>
        <w:t xml:space="preserve">Laut der folgenden Internetseite verdient ein Einkäufer mit den entsprechenden Qualifikationen pro Jahr durchschnittlich ca. 110 000 Fr. </w:t>
      </w:r>
    </w:p>
    <w:p w:rsidR="00C71A84" w:rsidRDefault="00662730" w:rsidP="00662730">
      <w:pPr>
        <w:pStyle w:val="Beschriftung"/>
        <w:rPr>
          <w:noProof/>
          <w:lang w:eastAsia="de-CH"/>
        </w:rPr>
      </w:pPr>
      <w:bookmarkStart w:id="33" w:name="_Toc472191954"/>
      <w:r>
        <w:lastRenderedPageBreak/>
        <w:t xml:space="preserve">Abbildung </w:t>
      </w:r>
      <w:fldSimple w:instr=" SEQ Abbildung \* ARABIC ">
        <w:r w:rsidR="002E632C">
          <w:rPr>
            <w:noProof/>
          </w:rPr>
          <w:t>4</w:t>
        </w:r>
      </w:fldSimple>
      <w:r>
        <w:t xml:space="preserve"> Einkäufer/in</w:t>
      </w:r>
      <w:bookmarkEnd w:id="33"/>
    </w:p>
    <w:p w:rsidR="009419E3" w:rsidRDefault="00C71A84" w:rsidP="003D32EA">
      <w:pPr>
        <w:spacing w:before="0" w:after="0"/>
        <w:rPr>
          <w:noProof/>
          <w:lang w:eastAsia="de-CH"/>
        </w:rPr>
      </w:pPr>
      <w:r>
        <w:rPr>
          <w:noProof/>
          <w:lang w:eastAsia="de-CH"/>
        </w:rPr>
        <w:drawing>
          <wp:inline distT="0" distB="0" distL="0" distR="0" wp14:anchorId="09623956" wp14:editId="4780C48C">
            <wp:extent cx="2948940" cy="1891202"/>
            <wp:effectExtent l="0" t="0" r="3810"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60828" cy="1898826"/>
                    </a:xfrm>
                    <a:prstGeom prst="rect">
                      <a:avLst/>
                    </a:prstGeom>
                  </pic:spPr>
                </pic:pic>
              </a:graphicData>
            </a:graphic>
          </wp:inline>
        </w:drawing>
      </w:r>
      <w:r>
        <w:rPr>
          <w:noProof/>
          <w:lang w:eastAsia="de-CH"/>
        </w:rPr>
        <w:t xml:space="preserve"> </w:t>
      </w:r>
    </w:p>
    <w:p w:rsidR="00662730" w:rsidRDefault="00662730" w:rsidP="00662730">
      <w:pPr>
        <w:pStyle w:val="Beschriftung"/>
        <w:rPr>
          <w:noProof/>
          <w:lang w:eastAsia="de-CH"/>
        </w:rPr>
      </w:pPr>
      <w:bookmarkStart w:id="34" w:name="_Toc472191955"/>
      <w:r>
        <w:t xml:space="preserve">Abbildung </w:t>
      </w:r>
      <w:fldSimple w:instr=" SEQ Abbildung \* ARABIC ">
        <w:r w:rsidR="002E632C">
          <w:rPr>
            <w:noProof/>
          </w:rPr>
          <w:t>5</w:t>
        </w:r>
      </w:fldSimple>
      <w:r>
        <w:t xml:space="preserve"> Einkäufer/in Kanton Bern</w:t>
      </w:r>
      <w:bookmarkEnd w:id="34"/>
    </w:p>
    <w:p w:rsidR="00C71A84" w:rsidRDefault="00C71A84" w:rsidP="003D32EA">
      <w:pPr>
        <w:spacing w:before="0" w:after="0"/>
        <w:rPr>
          <w:noProof/>
          <w:lang w:eastAsia="de-CH"/>
        </w:rPr>
      </w:pPr>
      <w:r>
        <w:rPr>
          <w:noProof/>
          <w:lang w:eastAsia="de-CH"/>
        </w:rPr>
        <w:drawing>
          <wp:inline distT="0" distB="0" distL="0" distR="0" wp14:anchorId="3C91F2F5" wp14:editId="2F572016">
            <wp:extent cx="3619500" cy="1881854"/>
            <wp:effectExtent l="0" t="0" r="0" b="4445"/>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33318" cy="1889038"/>
                    </a:xfrm>
                    <a:prstGeom prst="rect">
                      <a:avLst/>
                    </a:prstGeom>
                  </pic:spPr>
                </pic:pic>
              </a:graphicData>
            </a:graphic>
          </wp:inline>
        </w:drawing>
      </w:r>
    </w:p>
    <w:p w:rsidR="00D3439C" w:rsidRDefault="00D3439C" w:rsidP="003D32EA">
      <w:pPr>
        <w:spacing w:before="0" w:after="0"/>
        <w:rPr>
          <w:noProof/>
          <w:lang w:eastAsia="de-CH"/>
        </w:rPr>
      </w:pPr>
    </w:p>
    <w:p w:rsidR="00C71A84" w:rsidRDefault="006043DF" w:rsidP="003D32EA">
      <w:pPr>
        <w:spacing w:before="0" w:after="0"/>
        <w:rPr>
          <w:noProof/>
          <w:lang w:eastAsia="de-CH"/>
        </w:rPr>
      </w:pPr>
      <w:sdt>
        <w:sdtPr>
          <w:rPr>
            <w:noProof/>
            <w:lang w:eastAsia="de-CH"/>
          </w:rPr>
          <w:id w:val="1677843430"/>
          <w:citation/>
        </w:sdtPr>
        <w:sdtContent>
          <w:r w:rsidR="00C71A84">
            <w:rPr>
              <w:noProof/>
              <w:lang w:eastAsia="de-CH"/>
            </w:rPr>
            <w:fldChar w:fldCharType="begin"/>
          </w:r>
          <w:r w:rsidR="00C71A84">
            <w:rPr>
              <w:noProof/>
              <w:lang w:eastAsia="de-CH"/>
            </w:rPr>
            <w:instrText xml:space="preserve">CITATION htt17 \l 2055 </w:instrText>
          </w:r>
          <w:r w:rsidR="00C71A84">
            <w:rPr>
              <w:noProof/>
              <w:lang w:eastAsia="de-CH"/>
            </w:rPr>
            <w:fldChar w:fldCharType="separate"/>
          </w:r>
          <w:r>
            <w:rPr>
              <w:noProof/>
              <w:lang w:eastAsia="de-CH"/>
            </w:rPr>
            <w:t>(Lohnanalyse, 2017)</w:t>
          </w:r>
          <w:r w:rsidR="00C71A84">
            <w:rPr>
              <w:noProof/>
              <w:lang w:eastAsia="de-CH"/>
            </w:rPr>
            <w:fldChar w:fldCharType="end"/>
          </w:r>
        </w:sdtContent>
      </w:sdt>
    </w:p>
    <w:p w:rsidR="00D3439C" w:rsidRPr="00C71A84" w:rsidRDefault="00D3439C" w:rsidP="003D32EA">
      <w:pPr>
        <w:spacing w:before="0" w:after="0"/>
        <w:rPr>
          <w:noProof/>
          <w:lang w:eastAsia="de-CH"/>
        </w:rPr>
      </w:pPr>
    </w:p>
    <w:p w:rsidR="006154D9" w:rsidRDefault="00C71A84" w:rsidP="003D32EA">
      <w:pPr>
        <w:spacing w:before="0" w:after="0"/>
        <w:rPr>
          <w:rFonts w:cs="Lucida Sans"/>
          <w:kern w:val="0"/>
          <w:szCs w:val="22"/>
          <w:lang w:eastAsia="de-CH"/>
        </w:rPr>
      </w:pPr>
      <w:r>
        <w:rPr>
          <w:rFonts w:cs="Lucida Sans"/>
          <w:kern w:val="0"/>
          <w:szCs w:val="22"/>
          <w:lang w:eastAsia="de-CH"/>
        </w:rPr>
        <w:t>Durch eine Reduktion des Arbeitspensums auf ca</w:t>
      </w:r>
      <w:r w:rsidR="00280E77">
        <w:rPr>
          <w:rFonts w:cs="Lucida Sans"/>
          <w:kern w:val="0"/>
          <w:szCs w:val="22"/>
          <w:lang w:eastAsia="de-CH"/>
        </w:rPr>
        <w:t>.</w:t>
      </w:r>
      <w:r>
        <w:rPr>
          <w:rFonts w:cs="Lucida Sans"/>
          <w:kern w:val="0"/>
          <w:szCs w:val="22"/>
          <w:lang w:eastAsia="de-CH"/>
        </w:rPr>
        <w:t xml:space="preserve"> 60 – 80 % ergäbe dies einen Lohn von ca. </w:t>
      </w:r>
      <w:r w:rsidR="005A6328">
        <w:rPr>
          <w:rFonts w:cs="Lucida Sans"/>
          <w:kern w:val="0"/>
          <w:szCs w:val="22"/>
          <w:lang w:eastAsia="de-CH"/>
        </w:rPr>
        <w:t xml:space="preserve">66000 – 88000 CHFr. Die Kosten im Jahr 2016 betragen für den Einkauf 5.2 Mio. CHFr. Die Lohnkosten entsprechen 1.27 – 1.69 % </w:t>
      </w:r>
      <w:r w:rsidR="00C9218D">
        <w:rPr>
          <w:rFonts w:cs="Lucida Sans"/>
          <w:kern w:val="0"/>
          <w:szCs w:val="22"/>
          <w:lang w:eastAsia="de-CH"/>
        </w:rPr>
        <w:t xml:space="preserve">des Umsatzes. </w:t>
      </w:r>
      <w:r w:rsidR="005A6328">
        <w:rPr>
          <w:rFonts w:cs="Lucida Sans"/>
          <w:kern w:val="0"/>
          <w:szCs w:val="22"/>
          <w:lang w:eastAsia="de-CH"/>
        </w:rPr>
        <w:t xml:space="preserve"> </w:t>
      </w:r>
    </w:p>
    <w:p w:rsidR="00BF5744" w:rsidRDefault="006154D9" w:rsidP="004A112D">
      <w:pPr>
        <w:spacing w:before="0" w:after="0"/>
        <w:rPr>
          <w:rFonts w:cs="Lucida Sans"/>
          <w:kern w:val="0"/>
          <w:szCs w:val="22"/>
          <w:lang w:eastAsia="de-CH"/>
        </w:rPr>
      </w:pPr>
      <w:r>
        <w:rPr>
          <w:rFonts w:cs="Lucida Sans"/>
          <w:kern w:val="0"/>
          <w:szCs w:val="22"/>
          <w:lang w:eastAsia="de-CH"/>
        </w:rPr>
        <w:t xml:space="preserve">Nicht berechnet sind die Arbeitsstunden, welche Mitarbeiter aufwenden, um die Zusatzaufgabe „Bestellungen“ zu bearbeiten. Während dieser Zeit beschäftigen sie sich nicht mit ihrer Kernaufgabe. </w:t>
      </w:r>
      <w:r w:rsidR="005A6328">
        <w:rPr>
          <w:rFonts w:cs="Lucida Sans"/>
          <w:kern w:val="0"/>
          <w:szCs w:val="22"/>
          <w:lang w:eastAsia="de-CH"/>
        </w:rPr>
        <w:t xml:space="preserve"> </w:t>
      </w:r>
      <w:r w:rsidR="003D32EA">
        <w:rPr>
          <w:rFonts w:cs="Lucida Sans"/>
          <w:kern w:val="0"/>
          <w:szCs w:val="22"/>
          <w:lang w:eastAsia="de-CH"/>
        </w:rPr>
        <w:br/>
      </w:r>
    </w:p>
    <w:p w:rsidR="0040033A" w:rsidRDefault="0040033A" w:rsidP="00F82EA3">
      <w:pPr>
        <w:pStyle w:val="berschrift2"/>
        <w:rPr>
          <w:lang w:eastAsia="de-CH"/>
        </w:rPr>
      </w:pPr>
      <w:bookmarkStart w:id="35" w:name="_Toc472682649"/>
      <w:r>
        <w:rPr>
          <w:lang w:eastAsia="de-CH"/>
        </w:rPr>
        <w:t>Interne Bestellungen</w:t>
      </w:r>
      <w:bookmarkEnd w:id="35"/>
      <w:r>
        <w:rPr>
          <w:lang w:eastAsia="de-CH"/>
        </w:rPr>
        <w:t xml:space="preserve"> </w:t>
      </w:r>
    </w:p>
    <w:p w:rsidR="0040033A" w:rsidRDefault="0040033A" w:rsidP="004A112D">
      <w:pPr>
        <w:spacing w:before="0" w:after="0"/>
        <w:rPr>
          <w:rFonts w:cs="Lucida Sans"/>
          <w:kern w:val="0"/>
          <w:szCs w:val="22"/>
          <w:lang w:eastAsia="de-CH"/>
        </w:rPr>
      </w:pPr>
    </w:p>
    <w:p w:rsidR="009650E2" w:rsidRDefault="009650E2" w:rsidP="004A112D">
      <w:pPr>
        <w:spacing w:before="0" w:after="0"/>
        <w:rPr>
          <w:rFonts w:cs="Lucida Sans"/>
          <w:kern w:val="0"/>
          <w:szCs w:val="22"/>
          <w:lang w:eastAsia="de-CH"/>
        </w:rPr>
      </w:pPr>
      <w:r>
        <w:rPr>
          <w:rFonts w:cs="Lucida Sans"/>
          <w:kern w:val="0"/>
          <w:szCs w:val="22"/>
          <w:lang w:eastAsia="de-CH"/>
        </w:rPr>
        <w:t>Folgende Artikelgruppen</w:t>
      </w:r>
      <w:r w:rsidR="00BB45B9">
        <w:rPr>
          <w:rFonts w:cs="Lucida Sans"/>
          <w:kern w:val="0"/>
          <w:szCs w:val="22"/>
          <w:lang w:eastAsia="de-CH"/>
        </w:rPr>
        <w:t xml:space="preserve"> / Dienstleitungen </w:t>
      </w:r>
      <w:r>
        <w:rPr>
          <w:rFonts w:cs="Lucida Sans"/>
          <w:kern w:val="0"/>
          <w:szCs w:val="22"/>
          <w:lang w:eastAsia="de-CH"/>
        </w:rPr>
        <w:t>können intern bestellt werden:</w:t>
      </w:r>
    </w:p>
    <w:p w:rsidR="00BB45B9" w:rsidRDefault="00D3439C" w:rsidP="00D3439C">
      <w:pPr>
        <w:pStyle w:val="Beschriftung"/>
        <w:rPr>
          <w:rFonts w:cs="Lucida Sans"/>
          <w:kern w:val="0"/>
          <w:szCs w:val="22"/>
          <w:lang w:eastAsia="de-CH"/>
        </w:rPr>
      </w:pPr>
      <w:bookmarkStart w:id="36" w:name="_Toc472368539"/>
      <w:r>
        <w:t xml:space="preserve">Tabelle </w:t>
      </w:r>
      <w:fldSimple w:instr=" SEQ Tabelle \* ARABIC ">
        <w:r w:rsidR="00CE77D2">
          <w:rPr>
            <w:noProof/>
          </w:rPr>
          <w:t>4</w:t>
        </w:r>
      </w:fldSimple>
      <w:r>
        <w:t xml:space="preserve"> interne Bestellungen</w:t>
      </w:r>
      <w:bookmarkEnd w:id="36"/>
    </w:p>
    <w:p w:rsidR="00BB45B9" w:rsidRPr="00440B6A" w:rsidRDefault="00BB45B9" w:rsidP="00BB45B9">
      <w:pPr>
        <w:spacing w:before="0" w:after="0"/>
        <w:rPr>
          <w:rFonts w:cs="Lucida Sans"/>
          <w:b/>
          <w:kern w:val="0"/>
          <w:szCs w:val="22"/>
          <w:lang w:eastAsia="de-CH"/>
        </w:rPr>
      </w:pPr>
      <w:r w:rsidRPr="00440B6A">
        <w:rPr>
          <w:rFonts w:cs="Lucida Sans"/>
          <w:b/>
          <w:kern w:val="0"/>
          <w:szCs w:val="22"/>
          <w:lang w:eastAsia="de-CH"/>
        </w:rPr>
        <w:t>Nahrungsmittel</w:t>
      </w:r>
    </w:p>
    <w:tbl>
      <w:tblPr>
        <w:tblStyle w:val="Tabellenraster"/>
        <w:tblW w:w="0" w:type="auto"/>
        <w:tblLook w:val="04A0" w:firstRow="1" w:lastRow="0" w:firstColumn="1" w:lastColumn="0" w:noHBand="0" w:noVBand="1"/>
      </w:tblPr>
      <w:tblGrid>
        <w:gridCol w:w="3206"/>
        <w:gridCol w:w="3206"/>
        <w:gridCol w:w="3206"/>
      </w:tblGrid>
      <w:tr w:rsidR="00BB45B9" w:rsidTr="000A2A2C">
        <w:trPr>
          <w:cnfStyle w:val="100000000000" w:firstRow="1" w:lastRow="0" w:firstColumn="0" w:lastColumn="0" w:oddVBand="0" w:evenVBand="0" w:oddHBand="0" w:evenHBand="0" w:firstRowFirstColumn="0" w:firstRowLastColumn="0" w:lastRowFirstColumn="0" w:lastRowLastColumn="0"/>
          <w:trHeight w:val="340"/>
        </w:trPr>
        <w:tc>
          <w:tcPr>
            <w:cnfStyle w:val="001000000100" w:firstRow="0" w:lastRow="0" w:firstColumn="1" w:lastColumn="0" w:oddVBand="0" w:evenVBand="0" w:oddHBand="0" w:evenHBand="0" w:firstRowFirstColumn="1" w:firstRowLastColumn="0" w:lastRowFirstColumn="0" w:lastRowLastColumn="0"/>
            <w:tcW w:w="3206" w:type="dxa"/>
          </w:tcPr>
          <w:p w:rsidR="00BB45B9" w:rsidRPr="00A607AD" w:rsidRDefault="00BB45B9"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BB45B9" w:rsidRPr="00A607AD" w:rsidRDefault="00BB45B9" w:rsidP="00BB45B9">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A607AD"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BB45B9"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440B6A" w:rsidRDefault="00BB45B9" w:rsidP="000A2A2C">
            <w:pPr>
              <w:spacing w:before="0" w:after="0"/>
              <w:rPr>
                <w:rFonts w:cs="Lucida Sans"/>
                <w:b w:val="0"/>
                <w:kern w:val="0"/>
                <w:szCs w:val="22"/>
                <w:lang w:eastAsia="de-CH"/>
              </w:rPr>
            </w:pPr>
            <w:r>
              <w:rPr>
                <w:rFonts w:cs="Lucida Sans"/>
                <w:b w:val="0"/>
                <w:kern w:val="0"/>
                <w:szCs w:val="22"/>
                <w:lang w:eastAsia="de-CH"/>
              </w:rPr>
              <w:t>Getränke</w:t>
            </w:r>
          </w:p>
        </w:tc>
        <w:tc>
          <w:tcPr>
            <w:tcW w:w="3206" w:type="dxa"/>
          </w:tcPr>
          <w:p w:rsidR="00BB45B9" w:rsidRPr="00440B6A"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Alle </w:t>
            </w:r>
          </w:p>
        </w:tc>
        <w:tc>
          <w:tcPr>
            <w:tcW w:w="3206" w:type="dxa"/>
          </w:tcPr>
          <w:p w:rsidR="00BB45B9" w:rsidRPr="00440B6A"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Tr="000A2A2C">
        <w:tc>
          <w:tcPr>
            <w:cnfStyle w:val="001000000000" w:firstRow="0" w:lastRow="0" w:firstColumn="1" w:lastColumn="0" w:oddVBand="0" w:evenVBand="0" w:oddHBand="0" w:evenHBand="0" w:firstRowFirstColumn="0" w:firstRowLastColumn="0" w:lastRowFirstColumn="0" w:lastRowLastColumn="0"/>
            <w:tcW w:w="3206" w:type="dxa"/>
          </w:tcPr>
          <w:p w:rsidR="00BB45B9" w:rsidRDefault="00BB45B9" w:rsidP="000A2A2C">
            <w:pPr>
              <w:spacing w:before="0" w:after="0"/>
              <w:rPr>
                <w:rFonts w:cs="Lucida Sans"/>
                <w:b w:val="0"/>
                <w:kern w:val="0"/>
                <w:szCs w:val="22"/>
                <w:lang w:eastAsia="de-CH"/>
              </w:rPr>
            </w:pPr>
            <w:r>
              <w:rPr>
                <w:rFonts w:cs="Lucida Sans"/>
                <w:b w:val="0"/>
                <w:kern w:val="0"/>
                <w:szCs w:val="22"/>
                <w:lang w:eastAsia="de-CH"/>
              </w:rPr>
              <w:t>Frischprodukte</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Default="00BB45B9" w:rsidP="000A2A2C">
            <w:pPr>
              <w:spacing w:before="0" w:after="0"/>
              <w:rPr>
                <w:rFonts w:cs="Lucida Sans"/>
                <w:b w:val="0"/>
                <w:kern w:val="0"/>
                <w:szCs w:val="22"/>
                <w:lang w:eastAsia="de-CH"/>
              </w:rPr>
            </w:pPr>
            <w:r>
              <w:rPr>
                <w:rFonts w:cs="Lucida Sans"/>
                <w:b w:val="0"/>
                <w:kern w:val="0"/>
                <w:szCs w:val="22"/>
                <w:lang w:eastAsia="de-CH"/>
              </w:rPr>
              <w:t xml:space="preserve">Lagerprodukte (Food) </w:t>
            </w:r>
          </w:p>
        </w:tc>
        <w:tc>
          <w:tcPr>
            <w:tcW w:w="3206" w:type="dxa"/>
          </w:tcPr>
          <w:p w:rsidR="00BB45B9"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Tr="000A2A2C">
        <w:tc>
          <w:tcPr>
            <w:cnfStyle w:val="001000000000" w:firstRow="0" w:lastRow="0" w:firstColumn="1" w:lastColumn="0" w:oddVBand="0" w:evenVBand="0" w:oddHBand="0" w:evenHBand="0" w:firstRowFirstColumn="0" w:firstRowLastColumn="0" w:lastRowFirstColumn="0" w:lastRowLastColumn="0"/>
            <w:tcW w:w="3206" w:type="dxa"/>
          </w:tcPr>
          <w:p w:rsidR="00BB45B9" w:rsidRDefault="00BB45B9" w:rsidP="000A2A2C">
            <w:pPr>
              <w:spacing w:before="0" w:after="0"/>
              <w:rPr>
                <w:rFonts w:cs="Lucida Sans"/>
                <w:b w:val="0"/>
                <w:kern w:val="0"/>
                <w:szCs w:val="22"/>
                <w:lang w:eastAsia="de-CH"/>
              </w:rPr>
            </w:pPr>
            <w:r>
              <w:rPr>
                <w:rFonts w:cs="Lucida Sans"/>
                <w:b w:val="0"/>
                <w:kern w:val="0"/>
                <w:szCs w:val="22"/>
                <w:lang w:eastAsia="de-CH"/>
              </w:rPr>
              <w:t>Kochgrupp</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bl>
    <w:p w:rsidR="00BB45B9" w:rsidRPr="00440B6A" w:rsidRDefault="00BB45B9" w:rsidP="00BB45B9">
      <w:pPr>
        <w:spacing w:before="0" w:after="0"/>
        <w:rPr>
          <w:rFonts w:cs="Lucida Sans"/>
          <w:b/>
          <w:kern w:val="0"/>
          <w:szCs w:val="22"/>
          <w:lang w:eastAsia="de-CH"/>
        </w:rPr>
      </w:pPr>
    </w:p>
    <w:p w:rsidR="00BB45B9" w:rsidRPr="00440B6A" w:rsidRDefault="00BB45B9" w:rsidP="00BB45B9">
      <w:pPr>
        <w:spacing w:before="0" w:after="0"/>
        <w:rPr>
          <w:rFonts w:cs="Lucida Sans"/>
          <w:b/>
          <w:kern w:val="0"/>
          <w:szCs w:val="22"/>
          <w:lang w:eastAsia="de-CH"/>
        </w:rPr>
      </w:pPr>
      <w:r w:rsidRPr="00440B6A">
        <w:rPr>
          <w:rFonts w:cs="Lucida Sans"/>
          <w:b/>
          <w:kern w:val="0"/>
          <w:szCs w:val="22"/>
          <w:lang w:eastAsia="de-CH"/>
        </w:rPr>
        <w:lastRenderedPageBreak/>
        <w:t>Pflegeverbrauchsmaterial / Medizinalbedarf</w:t>
      </w:r>
    </w:p>
    <w:tbl>
      <w:tblPr>
        <w:tblStyle w:val="Tabellenraster"/>
        <w:tblW w:w="0" w:type="auto"/>
        <w:tblLook w:val="04A0" w:firstRow="1" w:lastRow="0" w:firstColumn="1" w:lastColumn="0" w:noHBand="0" w:noVBand="1"/>
      </w:tblPr>
      <w:tblGrid>
        <w:gridCol w:w="3206"/>
        <w:gridCol w:w="3206"/>
        <w:gridCol w:w="3206"/>
      </w:tblGrid>
      <w:tr w:rsidR="00BB45B9"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BB45B9" w:rsidRPr="00A607AD" w:rsidRDefault="00BB45B9"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BB45B9" w:rsidRPr="00A607AD" w:rsidRDefault="00820DB3"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A607AD"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BB45B9" w:rsidRPr="003543B5"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3543B5" w:rsidRDefault="00BB45B9" w:rsidP="000A2A2C">
            <w:pPr>
              <w:spacing w:before="0" w:after="0"/>
              <w:rPr>
                <w:rFonts w:cs="Lucida Sans"/>
                <w:b w:val="0"/>
                <w:kern w:val="0"/>
                <w:szCs w:val="22"/>
                <w:lang w:eastAsia="de-CH"/>
              </w:rPr>
            </w:pPr>
            <w:r>
              <w:rPr>
                <w:rFonts w:cs="Lucida Sans"/>
                <w:b w:val="0"/>
                <w:kern w:val="0"/>
                <w:szCs w:val="22"/>
                <w:lang w:eastAsia="de-CH"/>
              </w:rPr>
              <w:t>Inkontinenzmaterial</w:t>
            </w:r>
          </w:p>
        </w:tc>
        <w:tc>
          <w:tcPr>
            <w:tcW w:w="3206" w:type="dxa"/>
          </w:tcPr>
          <w:p w:rsidR="00BB45B9" w:rsidRPr="003543B5"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Pr="003543B5"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RPr="003543B5" w:rsidTr="000A2A2C">
        <w:tc>
          <w:tcPr>
            <w:cnfStyle w:val="001000000000" w:firstRow="0" w:lastRow="0" w:firstColumn="1" w:lastColumn="0" w:oddVBand="0" w:evenVBand="0" w:oddHBand="0" w:evenHBand="0" w:firstRowFirstColumn="0" w:firstRowLastColumn="0" w:lastRowFirstColumn="0" w:lastRowLastColumn="0"/>
            <w:tcW w:w="3206" w:type="dxa"/>
          </w:tcPr>
          <w:p w:rsidR="00BB45B9" w:rsidRDefault="00BB45B9" w:rsidP="000A2A2C">
            <w:pPr>
              <w:spacing w:before="0" w:after="0"/>
              <w:rPr>
                <w:rFonts w:cs="Lucida Sans"/>
                <w:b w:val="0"/>
                <w:kern w:val="0"/>
                <w:szCs w:val="22"/>
                <w:lang w:eastAsia="de-CH"/>
              </w:rPr>
            </w:pPr>
            <w:r>
              <w:rPr>
                <w:rFonts w:cs="Lucida Sans"/>
                <w:b w:val="0"/>
                <w:kern w:val="0"/>
                <w:szCs w:val="22"/>
                <w:lang w:eastAsia="de-CH"/>
              </w:rPr>
              <w:t>Sauerstoff</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Persönliche Abholung</w:t>
            </w:r>
          </w:p>
        </w:tc>
      </w:tr>
    </w:tbl>
    <w:p w:rsidR="00BB45B9" w:rsidRDefault="00BB45B9" w:rsidP="00BB45B9">
      <w:pPr>
        <w:spacing w:before="0" w:after="0"/>
        <w:rPr>
          <w:rFonts w:cs="Lucida Sans"/>
          <w:kern w:val="0"/>
          <w:szCs w:val="22"/>
          <w:lang w:eastAsia="de-CH"/>
        </w:rPr>
      </w:pPr>
    </w:p>
    <w:p w:rsidR="00BB45B9" w:rsidRPr="00440B6A" w:rsidRDefault="00BB45B9" w:rsidP="00BB45B9">
      <w:pPr>
        <w:spacing w:before="0" w:after="0"/>
        <w:rPr>
          <w:rFonts w:cs="Lucida Sans"/>
          <w:b/>
          <w:kern w:val="0"/>
          <w:szCs w:val="22"/>
          <w:lang w:eastAsia="de-CH"/>
        </w:rPr>
      </w:pPr>
      <w:r w:rsidRPr="00440B6A">
        <w:rPr>
          <w:rFonts w:cs="Lucida Sans"/>
          <w:b/>
          <w:kern w:val="0"/>
          <w:szCs w:val="22"/>
          <w:lang w:eastAsia="de-CH"/>
        </w:rPr>
        <w:t xml:space="preserve">Medikamente </w:t>
      </w:r>
    </w:p>
    <w:tbl>
      <w:tblPr>
        <w:tblStyle w:val="Tabellenraster"/>
        <w:tblW w:w="0" w:type="auto"/>
        <w:tblLook w:val="04A0" w:firstRow="1" w:lastRow="0" w:firstColumn="1" w:lastColumn="0" w:noHBand="0" w:noVBand="1"/>
      </w:tblPr>
      <w:tblGrid>
        <w:gridCol w:w="3206"/>
        <w:gridCol w:w="3206"/>
        <w:gridCol w:w="3206"/>
      </w:tblGrid>
      <w:tr w:rsidR="00BB45B9"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BB45B9" w:rsidRPr="00A607AD" w:rsidRDefault="00BB45B9"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BB45B9" w:rsidRPr="00A607AD" w:rsidRDefault="00820DB3"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A607AD"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BB45B9"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A607AD" w:rsidRDefault="00BB45B9" w:rsidP="000A2A2C">
            <w:pPr>
              <w:spacing w:before="0" w:after="0"/>
              <w:rPr>
                <w:rFonts w:cs="Lucida Sans"/>
                <w:b w:val="0"/>
                <w:kern w:val="0"/>
                <w:szCs w:val="22"/>
                <w:lang w:eastAsia="de-CH"/>
              </w:rPr>
            </w:pPr>
            <w:r>
              <w:rPr>
                <w:rFonts w:cs="Lucida Sans"/>
                <w:b w:val="0"/>
                <w:kern w:val="0"/>
                <w:szCs w:val="22"/>
                <w:lang w:eastAsia="de-CH"/>
              </w:rPr>
              <w:t>Medikamente</w:t>
            </w:r>
          </w:p>
        </w:tc>
        <w:tc>
          <w:tcPr>
            <w:tcW w:w="3206" w:type="dxa"/>
          </w:tcPr>
          <w:p w:rsidR="00BB45B9" w:rsidRPr="00A607AD"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Fachpersonal</w:t>
            </w:r>
          </w:p>
        </w:tc>
        <w:tc>
          <w:tcPr>
            <w:tcW w:w="3206" w:type="dxa"/>
          </w:tcPr>
          <w:p w:rsidR="00BB45B9" w:rsidRPr="00A607AD"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bl>
    <w:p w:rsidR="00BB45B9" w:rsidRDefault="00BB45B9" w:rsidP="00BB45B9">
      <w:pPr>
        <w:spacing w:before="0" w:after="0"/>
        <w:rPr>
          <w:rFonts w:cs="Lucida Sans"/>
          <w:b/>
          <w:kern w:val="0"/>
          <w:szCs w:val="22"/>
          <w:lang w:eastAsia="de-CH"/>
        </w:rPr>
      </w:pPr>
    </w:p>
    <w:p w:rsidR="00BB45B9" w:rsidRPr="00440B6A" w:rsidRDefault="00BB45B9" w:rsidP="00BB45B9">
      <w:pPr>
        <w:spacing w:before="0" w:after="0"/>
        <w:rPr>
          <w:rFonts w:cs="Lucida Sans"/>
          <w:b/>
          <w:kern w:val="0"/>
          <w:szCs w:val="22"/>
          <w:lang w:eastAsia="de-CH"/>
        </w:rPr>
      </w:pPr>
      <w:r w:rsidRPr="00440B6A">
        <w:rPr>
          <w:rFonts w:cs="Lucida Sans"/>
          <w:b/>
          <w:kern w:val="0"/>
          <w:szCs w:val="22"/>
          <w:lang w:eastAsia="de-CH"/>
        </w:rPr>
        <w:t>Büromaterial</w:t>
      </w:r>
    </w:p>
    <w:tbl>
      <w:tblPr>
        <w:tblStyle w:val="Tabellenraster"/>
        <w:tblW w:w="0" w:type="auto"/>
        <w:tblLook w:val="04A0" w:firstRow="1" w:lastRow="0" w:firstColumn="1" w:lastColumn="0" w:noHBand="0" w:noVBand="1"/>
      </w:tblPr>
      <w:tblGrid>
        <w:gridCol w:w="3206"/>
        <w:gridCol w:w="3206"/>
        <w:gridCol w:w="3206"/>
      </w:tblGrid>
      <w:tr w:rsidR="00BB45B9" w:rsidRPr="00440B6A"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BB45B9" w:rsidRPr="00440B6A" w:rsidRDefault="00BB45B9" w:rsidP="000A2A2C">
            <w:pPr>
              <w:spacing w:before="0" w:after="0"/>
              <w:jc w:val="center"/>
              <w:rPr>
                <w:rFonts w:cs="Lucida Sans"/>
                <w:kern w:val="0"/>
                <w:szCs w:val="22"/>
                <w:lang w:eastAsia="de-CH"/>
              </w:rPr>
            </w:pPr>
            <w:r w:rsidRPr="00440B6A">
              <w:rPr>
                <w:rFonts w:cs="Lucida Sans"/>
                <w:kern w:val="0"/>
                <w:szCs w:val="22"/>
                <w:lang w:eastAsia="de-CH"/>
              </w:rPr>
              <w:t>Produktegruppe</w:t>
            </w:r>
          </w:p>
        </w:tc>
        <w:tc>
          <w:tcPr>
            <w:tcW w:w="3206" w:type="dxa"/>
          </w:tcPr>
          <w:p w:rsidR="00BB45B9" w:rsidRPr="00440B6A" w:rsidRDefault="00820DB3"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440B6A"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440B6A">
              <w:rPr>
                <w:rFonts w:cs="Lucida Sans"/>
                <w:kern w:val="0"/>
                <w:szCs w:val="22"/>
                <w:lang w:eastAsia="de-CH"/>
              </w:rPr>
              <w:t>Hilfsmittel</w:t>
            </w:r>
          </w:p>
        </w:tc>
      </w:tr>
      <w:tr w:rsidR="00BB45B9"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440B6A" w:rsidRDefault="00BB45B9" w:rsidP="000A2A2C">
            <w:pPr>
              <w:spacing w:before="0" w:after="0"/>
              <w:rPr>
                <w:rFonts w:cs="Lucida Sans"/>
                <w:b w:val="0"/>
                <w:kern w:val="0"/>
                <w:szCs w:val="22"/>
                <w:lang w:eastAsia="de-CH"/>
              </w:rPr>
            </w:pPr>
            <w:r w:rsidRPr="00440B6A">
              <w:rPr>
                <w:rFonts w:cs="Lucida Sans"/>
                <w:b w:val="0"/>
                <w:kern w:val="0"/>
                <w:szCs w:val="22"/>
                <w:lang w:eastAsia="de-CH"/>
              </w:rPr>
              <w:t xml:space="preserve">Büromaterial </w:t>
            </w:r>
          </w:p>
        </w:tc>
        <w:tc>
          <w:tcPr>
            <w:tcW w:w="3206" w:type="dxa"/>
          </w:tcPr>
          <w:p w:rsidR="00BB45B9" w:rsidRPr="00440B6A" w:rsidRDefault="00820DB3"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Pr="00A607AD" w:rsidRDefault="00820DB3"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Persönliche Abholung</w:t>
            </w:r>
          </w:p>
        </w:tc>
      </w:tr>
    </w:tbl>
    <w:p w:rsidR="00BB45B9" w:rsidRPr="00A607AD" w:rsidRDefault="00BB45B9" w:rsidP="00BB45B9">
      <w:pPr>
        <w:spacing w:before="0" w:after="0"/>
        <w:rPr>
          <w:rFonts w:cs="Lucida Sans"/>
          <w:kern w:val="0"/>
          <w:szCs w:val="22"/>
          <w:lang w:eastAsia="de-CH"/>
        </w:rPr>
      </w:pPr>
    </w:p>
    <w:p w:rsidR="00BB45B9" w:rsidRPr="00440B6A" w:rsidRDefault="00BB45B9" w:rsidP="00BB45B9">
      <w:pPr>
        <w:spacing w:before="0" w:after="0"/>
        <w:rPr>
          <w:rFonts w:cs="Lucida Sans"/>
          <w:b/>
          <w:kern w:val="0"/>
          <w:szCs w:val="22"/>
          <w:lang w:eastAsia="de-CH"/>
        </w:rPr>
      </w:pPr>
      <w:r w:rsidRPr="00440B6A">
        <w:rPr>
          <w:rFonts w:cs="Lucida Sans"/>
          <w:b/>
          <w:kern w:val="0"/>
          <w:szCs w:val="22"/>
          <w:lang w:eastAsia="de-CH"/>
        </w:rPr>
        <w:t>Technik</w:t>
      </w:r>
    </w:p>
    <w:tbl>
      <w:tblPr>
        <w:tblStyle w:val="Tabellenraster"/>
        <w:tblW w:w="0" w:type="auto"/>
        <w:tblLook w:val="04A0" w:firstRow="1" w:lastRow="0" w:firstColumn="1" w:lastColumn="0" w:noHBand="0" w:noVBand="1"/>
      </w:tblPr>
      <w:tblGrid>
        <w:gridCol w:w="3206"/>
        <w:gridCol w:w="3206"/>
        <w:gridCol w:w="3206"/>
      </w:tblGrid>
      <w:tr w:rsidR="00BB45B9"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BB45B9" w:rsidRPr="00A607AD" w:rsidRDefault="00BB45B9"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BB45B9" w:rsidRPr="00A607AD" w:rsidRDefault="00820DB3"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A607AD"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BB45B9"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A607AD" w:rsidRDefault="00BB45B9" w:rsidP="000A2A2C">
            <w:pPr>
              <w:spacing w:before="0" w:after="0"/>
              <w:rPr>
                <w:rFonts w:cs="Lucida Sans"/>
                <w:b w:val="0"/>
                <w:kern w:val="0"/>
                <w:szCs w:val="22"/>
                <w:lang w:eastAsia="de-CH"/>
              </w:rPr>
            </w:pPr>
            <w:r>
              <w:rPr>
                <w:rFonts w:cs="Lucida Sans"/>
                <w:b w:val="0"/>
                <w:kern w:val="0"/>
                <w:szCs w:val="22"/>
                <w:lang w:eastAsia="de-CH"/>
              </w:rPr>
              <w:t>Auftrag an techn. Dienst</w:t>
            </w:r>
          </w:p>
        </w:tc>
        <w:tc>
          <w:tcPr>
            <w:tcW w:w="3206" w:type="dxa"/>
          </w:tcPr>
          <w:p w:rsidR="00BB45B9" w:rsidRPr="00A607AD"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Pr="00A607AD"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820DB3" w:rsidRPr="00A607AD" w:rsidTr="000A2A2C">
        <w:tc>
          <w:tcPr>
            <w:cnfStyle w:val="001000000000" w:firstRow="0" w:lastRow="0" w:firstColumn="1" w:lastColumn="0" w:oddVBand="0" w:evenVBand="0" w:oddHBand="0" w:evenHBand="0" w:firstRowFirstColumn="0" w:firstRowLastColumn="0" w:lastRowFirstColumn="0" w:lastRowLastColumn="0"/>
            <w:tcW w:w="3206" w:type="dxa"/>
          </w:tcPr>
          <w:p w:rsidR="00820DB3" w:rsidRDefault="00820DB3" w:rsidP="000A2A2C">
            <w:pPr>
              <w:spacing w:before="0" w:after="0"/>
              <w:rPr>
                <w:rFonts w:cs="Lucida Sans"/>
                <w:b w:val="0"/>
                <w:kern w:val="0"/>
                <w:szCs w:val="22"/>
                <w:lang w:eastAsia="de-CH"/>
              </w:rPr>
            </w:pPr>
            <w:r>
              <w:rPr>
                <w:rFonts w:cs="Lucida Sans"/>
                <w:b w:val="0"/>
                <w:kern w:val="0"/>
                <w:szCs w:val="22"/>
                <w:lang w:eastAsia="de-CH"/>
              </w:rPr>
              <w:t>Möbel</w:t>
            </w:r>
          </w:p>
        </w:tc>
        <w:tc>
          <w:tcPr>
            <w:tcW w:w="3206" w:type="dxa"/>
          </w:tcPr>
          <w:p w:rsidR="00820DB3" w:rsidRDefault="00820DB3"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Abteilungsleitung</w:t>
            </w:r>
          </w:p>
        </w:tc>
        <w:tc>
          <w:tcPr>
            <w:tcW w:w="3206" w:type="dxa"/>
          </w:tcPr>
          <w:p w:rsidR="00820DB3" w:rsidRDefault="00820DB3"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bl>
    <w:p w:rsidR="00BB45B9" w:rsidRDefault="00BB45B9" w:rsidP="00BB45B9">
      <w:pPr>
        <w:spacing w:before="0" w:after="0"/>
        <w:rPr>
          <w:rFonts w:cs="Lucida Sans"/>
          <w:kern w:val="0"/>
          <w:szCs w:val="22"/>
          <w:lang w:eastAsia="de-CH"/>
        </w:rPr>
      </w:pPr>
    </w:p>
    <w:p w:rsidR="00BB45B9" w:rsidRPr="00440B6A" w:rsidRDefault="00BB45B9" w:rsidP="00BB45B9">
      <w:pPr>
        <w:spacing w:before="0" w:after="0"/>
        <w:rPr>
          <w:rFonts w:cs="Lucida Sans"/>
          <w:b/>
          <w:kern w:val="0"/>
          <w:szCs w:val="22"/>
          <w:lang w:eastAsia="de-CH"/>
        </w:rPr>
      </w:pPr>
      <w:r w:rsidRPr="00440B6A">
        <w:rPr>
          <w:rFonts w:cs="Lucida Sans"/>
          <w:b/>
          <w:kern w:val="0"/>
          <w:szCs w:val="22"/>
          <w:lang w:eastAsia="de-CH"/>
        </w:rPr>
        <w:t>Werkmaterial</w:t>
      </w:r>
    </w:p>
    <w:tbl>
      <w:tblPr>
        <w:tblStyle w:val="Tabellenraster"/>
        <w:tblW w:w="0" w:type="auto"/>
        <w:tblLook w:val="04A0" w:firstRow="1" w:lastRow="0" w:firstColumn="1" w:lastColumn="0" w:noHBand="0" w:noVBand="1"/>
      </w:tblPr>
      <w:tblGrid>
        <w:gridCol w:w="3206"/>
        <w:gridCol w:w="3206"/>
        <w:gridCol w:w="3206"/>
      </w:tblGrid>
      <w:tr w:rsidR="00BB45B9"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BB45B9" w:rsidRPr="00A607AD" w:rsidRDefault="00BB45B9"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BB45B9" w:rsidRPr="00A607AD" w:rsidRDefault="00820DB3"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A607AD"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BB45B9" w:rsidRPr="00BB45B9"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BB45B9" w:rsidRDefault="00BB45B9" w:rsidP="00BB45B9">
            <w:pPr>
              <w:spacing w:before="0" w:after="0"/>
              <w:jc w:val="left"/>
              <w:rPr>
                <w:rFonts w:cs="Lucida Sans"/>
                <w:b w:val="0"/>
                <w:kern w:val="0"/>
                <w:szCs w:val="22"/>
                <w:lang w:eastAsia="de-CH"/>
              </w:rPr>
            </w:pPr>
            <w:r w:rsidRPr="00BB45B9">
              <w:rPr>
                <w:rFonts w:cs="Lucida Sans"/>
                <w:b w:val="0"/>
                <w:kern w:val="0"/>
                <w:szCs w:val="22"/>
                <w:lang w:eastAsia="de-CH"/>
              </w:rPr>
              <w:t xml:space="preserve">Material für Gärtnerei </w:t>
            </w:r>
          </w:p>
        </w:tc>
        <w:tc>
          <w:tcPr>
            <w:tcW w:w="3206" w:type="dxa"/>
          </w:tcPr>
          <w:p w:rsidR="00BB45B9" w:rsidRPr="00BB45B9" w:rsidRDefault="00BB45B9" w:rsidP="00BB45B9">
            <w:pPr>
              <w:spacing w:before="0" w:after="0"/>
              <w:jc w:val="left"/>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BB45B9">
              <w:rPr>
                <w:rFonts w:cs="Lucida Sans"/>
                <w:kern w:val="0"/>
                <w:szCs w:val="22"/>
                <w:lang w:eastAsia="de-CH"/>
              </w:rPr>
              <w:t>Alle</w:t>
            </w:r>
          </w:p>
        </w:tc>
        <w:tc>
          <w:tcPr>
            <w:tcW w:w="3206" w:type="dxa"/>
          </w:tcPr>
          <w:p w:rsidR="00BB45B9" w:rsidRPr="00BB45B9" w:rsidRDefault="00BB45B9" w:rsidP="00BB45B9">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sidRPr="00BB45B9">
              <w:rPr>
                <w:rFonts w:cs="Lucida Sans"/>
                <w:kern w:val="0"/>
                <w:szCs w:val="22"/>
                <w:lang w:eastAsia="de-CH"/>
              </w:rPr>
              <w:t>Papierformular</w:t>
            </w:r>
          </w:p>
        </w:tc>
      </w:tr>
      <w:tr w:rsidR="00BB45B9" w:rsidRPr="00BB45B9" w:rsidTr="000A2A2C">
        <w:tc>
          <w:tcPr>
            <w:cnfStyle w:val="001000000000" w:firstRow="0" w:lastRow="0" w:firstColumn="1" w:lastColumn="0" w:oddVBand="0" w:evenVBand="0" w:oddHBand="0" w:evenHBand="0" w:firstRowFirstColumn="0" w:firstRowLastColumn="0" w:lastRowFirstColumn="0" w:lastRowLastColumn="0"/>
            <w:tcW w:w="3206" w:type="dxa"/>
          </w:tcPr>
          <w:p w:rsidR="00BB45B9" w:rsidRPr="00BB45B9" w:rsidRDefault="00BB45B9" w:rsidP="00BB45B9">
            <w:pPr>
              <w:spacing w:before="0" w:after="0"/>
              <w:jc w:val="left"/>
              <w:rPr>
                <w:rFonts w:cs="Lucida Sans"/>
                <w:b w:val="0"/>
                <w:kern w:val="0"/>
                <w:szCs w:val="22"/>
                <w:lang w:eastAsia="de-CH"/>
              </w:rPr>
            </w:pPr>
            <w:r w:rsidRPr="00BB45B9">
              <w:rPr>
                <w:rFonts w:cs="Lucida Sans"/>
                <w:b w:val="0"/>
                <w:kern w:val="0"/>
                <w:szCs w:val="22"/>
                <w:lang w:eastAsia="de-CH"/>
              </w:rPr>
              <w:t>Auf</w:t>
            </w:r>
            <w:r>
              <w:rPr>
                <w:rFonts w:cs="Lucida Sans"/>
                <w:b w:val="0"/>
                <w:kern w:val="0"/>
                <w:szCs w:val="22"/>
                <w:lang w:eastAsia="de-CH"/>
              </w:rPr>
              <w:t>träge für Gärtnerei</w:t>
            </w:r>
          </w:p>
        </w:tc>
        <w:tc>
          <w:tcPr>
            <w:tcW w:w="3206" w:type="dxa"/>
          </w:tcPr>
          <w:p w:rsidR="00BB45B9" w:rsidRPr="00BB45B9" w:rsidRDefault="00BB45B9" w:rsidP="00BB45B9">
            <w:pPr>
              <w:spacing w:before="0" w:after="0"/>
              <w:jc w:val="left"/>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Pr="00BB45B9" w:rsidRDefault="00BB45B9" w:rsidP="00BB45B9">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RPr="00BB45B9"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BB45B9" w:rsidRDefault="00BB45B9" w:rsidP="00BB45B9">
            <w:pPr>
              <w:spacing w:before="0" w:after="0"/>
              <w:rPr>
                <w:rFonts w:cs="Lucida Sans"/>
                <w:b w:val="0"/>
                <w:kern w:val="0"/>
                <w:szCs w:val="22"/>
                <w:lang w:eastAsia="de-CH"/>
              </w:rPr>
            </w:pPr>
            <w:r w:rsidRPr="00BB45B9">
              <w:rPr>
                <w:rFonts w:cs="Lucida Sans"/>
                <w:b w:val="0"/>
                <w:kern w:val="0"/>
                <w:szCs w:val="22"/>
                <w:lang w:eastAsia="de-CH"/>
              </w:rPr>
              <w:t>Materialbezug Aktivierung</w:t>
            </w:r>
          </w:p>
        </w:tc>
        <w:tc>
          <w:tcPr>
            <w:tcW w:w="3206" w:type="dxa"/>
          </w:tcPr>
          <w:p w:rsidR="00BB45B9" w:rsidRDefault="00BB45B9" w:rsidP="00BB45B9">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 Mitarbeiter Aktivierung / Atelier</w:t>
            </w:r>
          </w:p>
        </w:tc>
        <w:tc>
          <w:tcPr>
            <w:tcW w:w="3206" w:type="dxa"/>
          </w:tcPr>
          <w:p w:rsidR="00BB45B9" w:rsidRDefault="00BB45B9" w:rsidP="00BB45B9">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Persönliche Abholung</w:t>
            </w:r>
          </w:p>
        </w:tc>
      </w:tr>
      <w:tr w:rsidR="00BB45B9" w:rsidRPr="00BB45B9" w:rsidTr="000A2A2C">
        <w:tc>
          <w:tcPr>
            <w:cnfStyle w:val="001000000000" w:firstRow="0" w:lastRow="0" w:firstColumn="1" w:lastColumn="0" w:oddVBand="0" w:evenVBand="0" w:oddHBand="0" w:evenHBand="0" w:firstRowFirstColumn="0" w:firstRowLastColumn="0" w:lastRowFirstColumn="0" w:lastRowLastColumn="0"/>
            <w:tcW w:w="3206" w:type="dxa"/>
          </w:tcPr>
          <w:p w:rsidR="00BB45B9" w:rsidRPr="00BB45B9" w:rsidRDefault="00820DB3" w:rsidP="00BB45B9">
            <w:pPr>
              <w:spacing w:before="0" w:after="0"/>
              <w:rPr>
                <w:rFonts w:cs="Lucida Sans"/>
                <w:b w:val="0"/>
                <w:kern w:val="0"/>
                <w:szCs w:val="22"/>
                <w:lang w:eastAsia="de-CH"/>
              </w:rPr>
            </w:pPr>
            <w:r>
              <w:rPr>
                <w:rFonts w:cs="Lucida Sans"/>
                <w:b w:val="0"/>
                <w:kern w:val="0"/>
                <w:szCs w:val="22"/>
                <w:lang w:eastAsia="de-CH"/>
              </w:rPr>
              <w:t xml:space="preserve">Aufträge </w:t>
            </w:r>
            <w:r w:rsidR="00BB45B9">
              <w:rPr>
                <w:rFonts w:cs="Lucida Sans"/>
                <w:b w:val="0"/>
                <w:kern w:val="0"/>
                <w:szCs w:val="22"/>
                <w:lang w:eastAsia="de-CH"/>
              </w:rPr>
              <w:t>Werkhaus</w:t>
            </w:r>
          </w:p>
        </w:tc>
        <w:tc>
          <w:tcPr>
            <w:tcW w:w="3206" w:type="dxa"/>
          </w:tcPr>
          <w:p w:rsidR="00BB45B9" w:rsidRDefault="00820DB3" w:rsidP="00BB45B9">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Abteilungsleitung</w:t>
            </w:r>
          </w:p>
        </w:tc>
        <w:tc>
          <w:tcPr>
            <w:tcW w:w="3206" w:type="dxa"/>
          </w:tcPr>
          <w:p w:rsidR="00BB45B9" w:rsidRDefault="00820DB3" w:rsidP="00BB45B9">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Papierformular, E- Mail </w:t>
            </w:r>
          </w:p>
        </w:tc>
      </w:tr>
    </w:tbl>
    <w:p w:rsidR="00BB45B9" w:rsidRDefault="00BB45B9" w:rsidP="00BB45B9">
      <w:pPr>
        <w:rPr>
          <w:b/>
        </w:rPr>
      </w:pPr>
    </w:p>
    <w:p w:rsidR="00BB45B9" w:rsidRPr="00440B6A" w:rsidRDefault="00BB45B9" w:rsidP="00BB45B9">
      <w:pPr>
        <w:rPr>
          <w:b/>
        </w:rPr>
      </w:pPr>
      <w:r w:rsidRPr="00440B6A">
        <w:rPr>
          <w:b/>
        </w:rPr>
        <w:t>Non Food</w:t>
      </w:r>
    </w:p>
    <w:tbl>
      <w:tblPr>
        <w:tblStyle w:val="Tabellenraster"/>
        <w:tblW w:w="0" w:type="auto"/>
        <w:tblLook w:val="04A0" w:firstRow="1" w:lastRow="0" w:firstColumn="1" w:lastColumn="0" w:noHBand="0" w:noVBand="1"/>
      </w:tblPr>
      <w:tblGrid>
        <w:gridCol w:w="3206"/>
        <w:gridCol w:w="3206"/>
        <w:gridCol w:w="3206"/>
      </w:tblGrid>
      <w:tr w:rsidR="00BB45B9" w:rsidRPr="00A607AD" w:rsidTr="000A2A2C">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206" w:type="dxa"/>
          </w:tcPr>
          <w:p w:rsidR="00BB45B9" w:rsidRPr="00A607AD" w:rsidRDefault="00BB45B9" w:rsidP="000A2A2C">
            <w:pPr>
              <w:spacing w:before="0" w:after="0"/>
              <w:jc w:val="center"/>
              <w:rPr>
                <w:rFonts w:cs="Lucida Sans"/>
                <w:kern w:val="0"/>
                <w:szCs w:val="22"/>
                <w:lang w:eastAsia="de-CH"/>
              </w:rPr>
            </w:pPr>
            <w:r w:rsidRPr="00A607AD">
              <w:rPr>
                <w:rFonts w:cs="Lucida Sans"/>
                <w:kern w:val="0"/>
                <w:szCs w:val="22"/>
                <w:lang w:eastAsia="de-CH"/>
              </w:rPr>
              <w:t>Produktegruppe</w:t>
            </w:r>
          </w:p>
        </w:tc>
        <w:tc>
          <w:tcPr>
            <w:tcW w:w="3206" w:type="dxa"/>
          </w:tcPr>
          <w:p w:rsidR="00BB45B9" w:rsidRPr="00A607AD" w:rsidRDefault="00820DB3"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Bestellende</w:t>
            </w:r>
            <w:r w:rsidRPr="00A607AD">
              <w:rPr>
                <w:rFonts w:cs="Lucida Sans"/>
                <w:kern w:val="0"/>
                <w:szCs w:val="22"/>
                <w:lang w:eastAsia="de-CH"/>
              </w:rPr>
              <w:t xml:space="preserve"> Stelle</w:t>
            </w:r>
          </w:p>
        </w:tc>
        <w:tc>
          <w:tcPr>
            <w:tcW w:w="3206" w:type="dxa"/>
          </w:tcPr>
          <w:p w:rsidR="00BB45B9" w:rsidRPr="00A607AD" w:rsidRDefault="00BB45B9" w:rsidP="000A2A2C">
            <w:pPr>
              <w:spacing w:before="0" w:after="0"/>
              <w:jc w:val="center"/>
              <w:cnfStyle w:val="100000000000" w:firstRow="1" w:lastRow="0" w:firstColumn="0" w:lastColumn="0" w:oddVBand="0" w:evenVBand="0" w:oddHBand="0" w:evenHBand="0" w:firstRowFirstColumn="0" w:firstRowLastColumn="0" w:lastRowFirstColumn="0" w:lastRowLastColumn="0"/>
              <w:rPr>
                <w:rFonts w:cs="Lucida Sans"/>
                <w:kern w:val="0"/>
                <w:szCs w:val="22"/>
                <w:lang w:eastAsia="de-CH"/>
              </w:rPr>
            </w:pPr>
            <w:r w:rsidRPr="00A607AD">
              <w:rPr>
                <w:rFonts w:cs="Lucida Sans"/>
                <w:kern w:val="0"/>
                <w:szCs w:val="22"/>
                <w:lang w:eastAsia="de-CH"/>
              </w:rPr>
              <w:t>Hilfsmittel</w:t>
            </w:r>
          </w:p>
        </w:tc>
      </w:tr>
      <w:tr w:rsidR="00BB45B9"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Pr="00A607AD" w:rsidRDefault="00BB45B9" w:rsidP="000A2A2C">
            <w:pPr>
              <w:spacing w:before="0" w:after="0"/>
              <w:rPr>
                <w:rFonts w:cs="Lucida Sans"/>
                <w:b w:val="0"/>
                <w:kern w:val="0"/>
                <w:szCs w:val="22"/>
                <w:lang w:eastAsia="de-CH"/>
              </w:rPr>
            </w:pPr>
            <w:r>
              <w:rPr>
                <w:rFonts w:cs="Lucida Sans"/>
                <w:b w:val="0"/>
                <w:kern w:val="0"/>
                <w:szCs w:val="22"/>
                <w:lang w:eastAsia="de-CH"/>
              </w:rPr>
              <w:t>Zentrallager</w:t>
            </w:r>
          </w:p>
        </w:tc>
        <w:tc>
          <w:tcPr>
            <w:tcW w:w="3206" w:type="dxa"/>
          </w:tcPr>
          <w:p w:rsidR="00BB45B9" w:rsidRPr="00A607AD"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BB45B9" w:rsidRPr="00A607AD"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RPr="00A607AD" w:rsidTr="000A2A2C">
        <w:tc>
          <w:tcPr>
            <w:cnfStyle w:val="001000000000" w:firstRow="0" w:lastRow="0" w:firstColumn="1" w:lastColumn="0" w:oddVBand="0" w:evenVBand="0" w:oddHBand="0" w:evenHBand="0" w:firstRowFirstColumn="0" w:firstRowLastColumn="0" w:lastRowFirstColumn="0" w:lastRowLastColumn="0"/>
            <w:tcW w:w="3206" w:type="dxa"/>
          </w:tcPr>
          <w:p w:rsidR="00BB45B9" w:rsidRDefault="00BB45B9" w:rsidP="000A2A2C">
            <w:pPr>
              <w:spacing w:before="0" w:after="0"/>
              <w:rPr>
                <w:rFonts w:cs="Lucida Sans"/>
                <w:b w:val="0"/>
                <w:kern w:val="0"/>
                <w:szCs w:val="22"/>
                <w:lang w:eastAsia="de-CH"/>
              </w:rPr>
            </w:pPr>
            <w:r>
              <w:rPr>
                <w:rFonts w:cs="Lucida Sans"/>
                <w:b w:val="0"/>
                <w:kern w:val="0"/>
                <w:szCs w:val="22"/>
                <w:lang w:eastAsia="de-CH"/>
              </w:rPr>
              <w:t>Schlüssel</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Abteilungsleitungen</w:t>
            </w:r>
          </w:p>
        </w:tc>
        <w:tc>
          <w:tcPr>
            <w:tcW w:w="3206" w:type="dxa"/>
          </w:tcPr>
          <w:p w:rsidR="00BB45B9" w:rsidRDefault="00BB45B9"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BB45B9" w:rsidRPr="00A607AD" w:rsidTr="000A2A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6" w:type="dxa"/>
          </w:tcPr>
          <w:p w:rsidR="00BB45B9" w:rsidRDefault="00BB45B9" w:rsidP="000A2A2C">
            <w:pPr>
              <w:spacing w:before="0" w:after="0"/>
              <w:rPr>
                <w:rFonts w:cs="Lucida Sans"/>
                <w:b w:val="0"/>
                <w:kern w:val="0"/>
                <w:szCs w:val="22"/>
                <w:lang w:eastAsia="de-CH"/>
              </w:rPr>
            </w:pPr>
            <w:r>
              <w:rPr>
                <w:rFonts w:cs="Lucida Sans"/>
                <w:b w:val="0"/>
                <w:kern w:val="0"/>
                <w:szCs w:val="22"/>
                <w:lang w:eastAsia="de-CH"/>
              </w:rPr>
              <w:t>Anlässe</w:t>
            </w:r>
          </w:p>
        </w:tc>
        <w:tc>
          <w:tcPr>
            <w:tcW w:w="3206" w:type="dxa"/>
          </w:tcPr>
          <w:p w:rsidR="00BB45B9"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 xml:space="preserve">Alle </w:t>
            </w:r>
          </w:p>
        </w:tc>
        <w:tc>
          <w:tcPr>
            <w:tcW w:w="3206" w:type="dxa"/>
          </w:tcPr>
          <w:p w:rsidR="00BB45B9" w:rsidRDefault="00BB45B9" w:rsidP="000A2A2C">
            <w:pPr>
              <w:spacing w:before="0" w:after="0"/>
              <w:cnfStyle w:val="000000100000" w:firstRow="0" w:lastRow="0" w:firstColumn="0" w:lastColumn="0" w:oddVBand="0" w:evenVBand="0" w:oddHBand="1"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r w:rsidR="00820DB3" w:rsidRPr="00A607AD" w:rsidTr="000A2A2C">
        <w:tc>
          <w:tcPr>
            <w:cnfStyle w:val="001000000000" w:firstRow="0" w:lastRow="0" w:firstColumn="1" w:lastColumn="0" w:oddVBand="0" w:evenVBand="0" w:oddHBand="0" w:evenHBand="0" w:firstRowFirstColumn="0" w:firstRowLastColumn="0" w:lastRowFirstColumn="0" w:lastRowLastColumn="0"/>
            <w:tcW w:w="3206" w:type="dxa"/>
          </w:tcPr>
          <w:p w:rsidR="00820DB3" w:rsidRDefault="00820DB3" w:rsidP="000A2A2C">
            <w:pPr>
              <w:spacing w:before="0" w:after="0"/>
              <w:rPr>
                <w:rFonts w:cs="Lucida Sans"/>
                <w:b w:val="0"/>
                <w:kern w:val="0"/>
                <w:szCs w:val="22"/>
                <w:lang w:eastAsia="de-CH"/>
              </w:rPr>
            </w:pPr>
            <w:r>
              <w:rPr>
                <w:rFonts w:cs="Lucida Sans"/>
                <w:b w:val="0"/>
                <w:kern w:val="0"/>
                <w:szCs w:val="22"/>
                <w:lang w:eastAsia="de-CH"/>
              </w:rPr>
              <w:t>Wäsche (Abteilung)</w:t>
            </w:r>
          </w:p>
        </w:tc>
        <w:tc>
          <w:tcPr>
            <w:tcW w:w="3206" w:type="dxa"/>
          </w:tcPr>
          <w:p w:rsidR="00820DB3" w:rsidRDefault="00820DB3"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Alle</w:t>
            </w:r>
          </w:p>
        </w:tc>
        <w:tc>
          <w:tcPr>
            <w:tcW w:w="3206" w:type="dxa"/>
          </w:tcPr>
          <w:p w:rsidR="00820DB3" w:rsidRDefault="00820DB3" w:rsidP="000A2A2C">
            <w:pPr>
              <w:spacing w:before="0" w:after="0"/>
              <w:cnfStyle w:val="000000000000" w:firstRow="0" w:lastRow="0" w:firstColumn="0" w:lastColumn="0" w:oddVBand="0" w:evenVBand="0" w:oddHBand="0" w:evenHBand="0" w:firstRowFirstColumn="0" w:firstRowLastColumn="0" w:lastRowFirstColumn="0" w:lastRowLastColumn="0"/>
              <w:rPr>
                <w:rFonts w:cs="Lucida Sans"/>
                <w:kern w:val="0"/>
                <w:szCs w:val="22"/>
                <w:lang w:eastAsia="de-CH"/>
              </w:rPr>
            </w:pPr>
            <w:r>
              <w:rPr>
                <w:rFonts w:cs="Lucida Sans"/>
                <w:kern w:val="0"/>
                <w:szCs w:val="22"/>
                <w:lang w:eastAsia="de-CH"/>
              </w:rPr>
              <w:t>Papierformular</w:t>
            </w:r>
          </w:p>
        </w:tc>
      </w:tr>
    </w:tbl>
    <w:p w:rsidR="009650E2" w:rsidRDefault="009650E2" w:rsidP="004A112D">
      <w:pPr>
        <w:spacing w:before="0" w:after="0"/>
        <w:rPr>
          <w:rFonts w:cs="Lucida Sans"/>
          <w:kern w:val="0"/>
          <w:szCs w:val="22"/>
          <w:lang w:eastAsia="de-CH"/>
        </w:rPr>
      </w:pPr>
    </w:p>
    <w:p w:rsidR="00E948AD" w:rsidRDefault="00E948AD" w:rsidP="004A112D">
      <w:pPr>
        <w:spacing w:before="0" w:after="0"/>
        <w:rPr>
          <w:rFonts w:cs="Lucida Sans"/>
          <w:kern w:val="0"/>
          <w:szCs w:val="22"/>
          <w:lang w:eastAsia="de-CH"/>
        </w:rPr>
      </w:pPr>
    </w:p>
    <w:p w:rsidR="00BF5744" w:rsidRDefault="00BF5744" w:rsidP="004A112D">
      <w:pPr>
        <w:spacing w:before="0" w:after="0"/>
        <w:rPr>
          <w:rFonts w:cs="Lucida Sans"/>
          <w:kern w:val="0"/>
          <w:szCs w:val="22"/>
          <w:lang w:eastAsia="de-CH"/>
        </w:rPr>
      </w:pPr>
    </w:p>
    <w:p w:rsidR="00E4303E" w:rsidRDefault="00E4303E" w:rsidP="00E4303E">
      <w:pPr>
        <w:spacing w:before="0" w:after="0"/>
        <w:rPr>
          <w:rFonts w:cs="Lucida Sans"/>
          <w:kern w:val="0"/>
          <w:szCs w:val="22"/>
          <w:lang w:eastAsia="de-CH"/>
        </w:rPr>
      </w:pPr>
      <w:r>
        <w:rPr>
          <w:rFonts w:cs="Lucida Sans"/>
          <w:kern w:val="0"/>
          <w:szCs w:val="22"/>
          <w:lang w:eastAsia="de-CH"/>
        </w:rPr>
        <w:t xml:space="preserve">Die internen Bestellprozesse werden heute mittels verschiedenen Papierformularen ausgelöst. Die Übermittlung des Formulars wie auch der bestellten Ware erfolgt per Botengang, den der Mitarbeiter oder auch Bewohnende des Wohnheimes ausführt. </w:t>
      </w:r>
    </w:p>
    <w:p w:rsidR="00280E77" w:rsidRDefault="00280E77" w:rsidP="004A112D">
      <w:pPr>
        <w:spacing w:before="0" w:after="0"/>
        <w:rPr>
          <w:rFonts w:cs="Lucida Sans"/>
          <w:kern w:val="0"/>
          <w:szCs w:val="22"/>
          <w:lang w:eastAsia="de-CH"/>
        </w:rPr>
      </w:pPr>
    </w:p>
    <w:p w:rsidR="00280E77" w:rsidRPr="00280E77" w:rsidRDefault="00280E77" w:rsidP="00280E77">
      <w:pPr>
        <w:pStyle w:val="berschrift3"/>
        <w:rPr>
          <w:lang w:eastAsia="de-CH"/>
        </w:rPr>
      </w:pPr>
      <w:bookmarkStart w:id="37" w:name="_Toc472682650"/>
      <w:r>
        <w:rPr>
          <w:lang w:eastAsia="de-CH"/>
        </w:rPr>
        <w:t>Optimierung Interne Bestellungen</w:t>
      </w:r>
      <w:bookmarkEnd w:id="37"/>
    </w:p>
    <w:p w:rsidR="00280E77" w:rsidRDefault="00280E77" w:rsidP="00280E77">
      <w:pPr>
        <w:spacing w:before="0" w:after="0"/>
        <w:rPr>
          <w:rFonts w:cs="Lucida Sans"/>
          <w:kern w:val="0"/>
          <w:szCs w:val="22"/>
          <w:lang w:eastAsia="de-CH"/>
        </w:rPr>
      </w:pPr>
      <w:r>
        <w:rPr>
          <w:rFonts w:cs="Lucida Sans"/>
          <w:kern w:val="0"/>
          <w:szCs w:val="22"/>
          <w:lang w:eastAsia="de-CH"/>
        </w:rPr>
        <w:t xml:space="preserve">Aufgrund des Ablaufes ist es ersichtlich, dass ein Optimierungspotential auch hier vorliegt. </w:t>
      </w:r>
    </w:p>
    <w:p w:rsidR="00280E77" w:rsidRDefault="00ED5AD3" w:rsidP="00280E77">
      <w:pPr>
        <w:spacing w:before="0" w:after="0"/>
        <w:rPr>
          <w:rFonts w:cs="Lucida Sans"/>
          <w:kern w:val="0"/>
          <w:szCs w:val="22"/>
          <w:lang w:eastAsia="de-CH"/>
        </w:rPr>
      </w:pPr>
      <w:r>
        <w:rPr>
          <w:rFonts w:cs="Lucida Sans"/>
          <w:kern w:val="0"/>
          <w:szCs w:val="22"/>
          <w:lang w:eastAsia="de-CH"/>
        </w:rPr>
        <w:t>- Abscha</w:t>
      </w:r>
      <w:r w:rsidR="00280E77">
        <w:rPr>
          <w:rFonts w:cs="Lucida Sans"/>
          <w:kern w:val="0"/>
          <w:szCs w:val="22"/>
          <w:lang w:eastAsia="de-CH"/>
        </w:rPr>
        <w:t>ffung der div. Papierformulare</w:t>
      </w:r>
    </w:p>
    <w:p w:rsidR="00280E77" w:rsidRDefault="00280E77" w:rsidP="00280E77">
      <w:pPr>
        <w:spacing w:before="0" w:after="0"/>
        <w:rPr>
          <w:rFonts w:cs="Lucida Sans"/>
          <w:kern w:val="0"/>
          <w:szCs w:val="22"/>
          <w:lang w:eastAsia="de-CH"/>
        </w:rPr>
      </w:pPr>
      <w:r>
        <w:rPr>
          <w:rFonts w:cs="Lucida Sans"/>
          <w:kern w:val="0"/>
          <w:szCs w:val="22"/>
          <w:lang w:eastAsia="de-CH"/>
        </w:rPr>
        <w:t>- Evaluation eines internen Webshops (Nexus, Navision)</w:t>
      </w:r>
    </w:p>
    <w:p w:rsidR="00280E77" w:rsidRDefault="00280E77" w:rsidP="00280E77">
      <w:pPr>
        <w:spacing w:before="0" w:after="0"/>
        <w:rPr>
          <w:rFonts w:cs="Lucida Sans"/>
          <w:kern w:val="0"/>
          <w:szCs w:val="22"/>
          <w:lang w:eastAsia="de-CH"/>
        </w:rPr>
      </w:pPr>
      <w:r>
        <w:rPr>
          <w:rFonts w:cs="Lucida Sans"/>
          <w:kern w:val="0"/>
          <w:szCs w:val="22"/>
          <w:lang w:eastAsia="de-CH"/>
        </w:rPr>
        <w:t xml:space="preserve">- Interner Versorgungsassistent: Diese Stelle könnte auch ein Bewohnender übernehmen. Ev. IV Hilfslehre </w:t>
      </w:r>
    </w:p>
    <w:p w:rsidR="00280E77" w:rsidRDefault="00280E77" w:rsidP="00280E77">
      <w:pPr>
        <w:spacing w:before="0" w:after="0"/>
        <w:rPr>
          <w:rFonts w:cs="Lucida Sans"/>
          <w:kern w:val="0"/>
          <w:szCs w:val="22"/>
          <w:lang w:eastAsia="de-CH"/>
        </w:rPr>
      </w:pPr>
      <w:r>
        <w:rPr>
          <w:rFonts w:cs="Lucida Sans"/>
          <w:kern w:val="0"/>
          <w:szCs w:val="22"/>
          <w:lang w:eastAsia="de-CH"/>
        </w:rPr>
        <w:t xml:space="preserve">- Evaluation von Scanlösungen in Zusammenhang mit einem ERP System </w:t>
      </w:r>
    </w:p>
    <w:p w:rsidR="00280E77" w:rsidRDefault="00280E77" w:rsidP="00280E77">
      <w:pPr>
        <w:spacing w:before="0" w:after="0"/>
        <w:rPr>
          <w:rFonts w:cs="Lucida Sans"/>
          <w:kern w:val="0"/>
          <w:szCs w:val="22"/>
          <w:lang w:eastAsia="de-CH"/>
        </w:rPr>
      </w:pPr>
      <w:r>
        <w:rPr>
          <w:rFonts w:cs="Lucida Sans"/>
          <w:kern w:val="0"/>
          <w:szCs w:val="22"/>
          <w:lang w:eastAsia="de-CH"/>
        </w:rPr>
        <w:t>- Klare Abholorte definieren</w:t>
      </w:r>
    </w:p>
    <w:p w:rsidR="00280E77" w:rsidRDefault="00280E77" w:rsidP="00280E77">
      <w:pPr>
        <w:spacing w:before="0" w:after="0"/>
        <w:rPr>
          <w:rFonts w:cs="Lucida Sans"/>
          <w:kern w:val="0"/>
          <w:szCs w:val="22"/>
          <w:lang w:eastAsia="de-CH"/>
        </w:rPr>
      </w:pPr>
      <w:r>
        <w:rPr>
          <w:rFonts w:cs="Lucida Sans"/>
          <w:kern w:val="0"/>
          <w:szCs w:val="22"/>
          <w:lang w:eastAsia="de-CH"/>
        </w:rPr>
        <w:lastRenderedPageBreak/>
        <w:t xml:space="preserve">- Hilfsmittel für den Transport anschaffen. Sei es Transportwagen oder ähnliches </w:t>
      </w:r>
    </w:p>
    <w:p w:rsidR="001062AB" w:rsidRDefault="001062AB" w:rsidP="00280E77">
      <w:pPr>
        <w:spacing w:before="0" w:after="0"/>
        <w:rPr>
          <w:rFonts w:cs="Lucida Sans"/>
          <w:kern w:val="0"/>
          <w:szCs w:val="22"/>
          <w:lang w:eastAsia="de-CH"/>
        </w:rPr>
      </w:pPr>
    </w:p>
    <w:p w:rsidR="00387643" w:rsidRDefault="00870C69" w:rsidP="00280E77">
      <w:pPr>
        <w:spacing w:before="0" w:after="0"/>
        <w:rPr>
          <w:rFonts w:cs="Lucida Sans"/>
          <w:kern w:val="0"/>
          <w:szCs w:val="22"/>
          <w:lang w:eastAsia="de-CH"/>
        </w:rPr>
      </w:pPr>
      <w:r>
        <w:rPr>
          <w:noProof/>
          <w:lang w:eastAsia="de-CH"/>
        </w:rPr>
        <w:drawing>
          <wp:inline distT="0" distB="0" distL="0" distR="0" wp14:anchorId="5FDECDD2" wp14:editId="1A31BAA8">
            <wp:extent cx="4602480" cy="3275889"/>
            <wp:effectExtent l="0" t="0" r="7620" b="127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2052" cy="3282702"/>
                    </a:xfrm>
                    <a:prstGeom prst="rect">
                      <a:avLst/>
                    </a:prstGeom>
                  </pic:spPr>
                </pic:pic>
              </a:graphicData>
            </a:graphic>
          </wp:inline>
        </w:drawing>
      </w:r>
    </w:p>
    <w:p w:rsidR="00DE5E19" w:rsidRDefault="00DE5E19" w:rsidP="00DE5E19">
      <w:pPr>
        <w:pStyle w:val="berschrift2"/>
        <w:rPr>
          <w:lang w:eastAsia="de-CH"/>
        </w:rPr>
      </w:pPr>
      <w:bookmarkStart w:id="38" w:name="_Toc472682651"/>
      <w:r>
        <w:rPr>
          <w:lang w:eastAsia="de-CH"/>
        </w:rPr>
        <w:t>Beschaffungsprozess</w:t>
      </w:r>
      <w:bookmarkEnd w:id="38"/>
    </w:p>
    <w:p w:rsidR="00C9218D" w:rsidRDefault="00C9218D" w:rsidP="004A112D">
      <w:pPr>
        <w:spacing w:before="0" w:after="0"/>
        <w:rPr>
          <w:rFonts w:cs="Lucida Sans"/>
          <w:kern w:val="0"/>
          <w:szCs w:val="22"/>
          <w:lang w:eastAsia="de-CH"/>
        </w:rPr>
      </w:pPr>
    </w:p>
    <w:p w:rsidR="00DE5E19" w:rsidRPr="00116EDF" w:rsidRDefault="00116EDF" w:rsidP="004A112D">
      <w:pPr>
        <w:spacing w:before="0" w:after="0"/>
        <w:rPr>
          <w:rStyle w:val="Fett"/>
          <w:rFonts w:cs="Lucida Sans"/>
          <w:b w:val="0"/>
          <w:shd w:val="clear" w:color="auto" w:fill="FFFFFF"/>
        </w:rPr>
      </w:pPr>
      <w:r w:rsidRPr="00116EDF">
        <w:rPr>
          <w:rStyle w:val="Fett"/>
          <w:rFonts w:cs="Lucida Sans"/>
          <w:b w:val="0"/>
          <w:shd w:val="clear" w:color="auto" w:fill="FFFFFF"/>
        </w:rPr>
        <w:t xml:space="preserve">Bevor eine </w:t>
      </w:r>
      <w:r>
        <w:rPr>
          <w:rStyle w:val="Fett"/>
          <w:rFonts w:cs="Lucida Sans"/>
          <w:b w:val="0"/>
          <w:shd w:val="clear" w:color="auto" w:fill="FFFFFF"/>
        </w:rPr>
        <w:t xml:space="preserve">Bestellung ausgelöst werden kann, braucht es vor- und nachgelagerte Schritte. Das Grundgerüst gibt einen Überblick über die einzelnen Punkte.  </w:t>
      </w:r>
    </w:p>
    <w:p w:rsidR="00DE5E19" w:rsidRDefault="00116EDF" w:rsidP="00116EDF">
      <w:pPr>
        <w:pStyle w:val="Beschriftung"/>
        <w:rPr>
          <w:rStyle w:val="Fett"/>
          <w:rFonts w:ascii="Trebuchet MS" w:hAnsi="Trebuchet MS"/>
          <w:color w:val="47535B"/>
          <w:shd w:val="clear" w:color="auto" w:fill="FFFFFF"/>
        </w:rPr>
      </w:pPr>
      <w:bookmarkStart w:id="39" w:name="_Toc472191956"/>
      <w:r>
        <w:t xml:space="preserve">Abbildung </w:t>
      </w:r>
      <w:fldSimple w:instr=" SEQ Abbildung \* ARABIC ">
        <w:r w:rsidR="002E632C">
          <w:rPr>
            <w:noProof/>
          </w:rPr>
          <w:t>6</w:t>
        </w:r>
      </w:fldSimple>
      <w:r w:rsidR="00727648">
        <w:t xml:space="preserve"> B</w:t>
      </w:r>
      <w:r>
        <w:t>eschaffungsprozess</w:t>
      </w:r>
      <w:bookmarkEnd w:id="39"/>
    </w:p>
    <w:p w:rsidR="00DE5E19" w:rsidRDefault="00DE5E19" w:rsidP="00C9218D">
      <w:pPr>
        <w:spacing w:before="0" w:after="0"/>
        <w:rPr>
          <w:rFonts w:cs="Lucida Sans"/>
          <w:color w:val="FF0000"/>
          <w:kern w:val="0"/>
          <w:szCs w:val="22"/>
          <w:lang w:eastAsia="de-CH"/>
        </w:rPr>
      </w:pPr>
      <w:r>
        <w:rPr>
          <w:noProof/>
          <w:lang w:eastAsia="de-CH"/>
        </w:rPr>
        <w:drawing>
          <wp:inline distT="0" distB="0" distL="0" distR="0" wp14:anchorId="474FD892" wp14:editId="4C680092">
            <wp:extent cx="4358640" cy="2572764"/>
            <wp:effectExtent l="0" t="0" r="381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61443" cy="2574418"/>
                    </a:xfrm>
                    <a:prstGeom prst="rect">
                      <a:avLst/>
                    </a:prstGeom>
                  </pic:spPr>
                </pic:pic>
              </a:graphicData>
            </a:graphic>
          </wp:inline>
        </w:drawing>
      </w:r>
    </w:p>
    <w:p w:rsidR="00DE5E19" w:rsidRPr="00116EDF" w:rsidRDefault="00116EDF" w:rsidP="00116EDF">
      <w:pPr>
        <w:pStyle w:val="Listenabsatz"/>
        <w:numPr>
          <w:ilvl w:val="0"/>
          <w:numId w:val="39"/>
        </w:numPr>
        <w:spacing w:before="0" w:after="0"/>
        <w:rPr>
          <w:rFonts w:cs="Lucida Sans"/>
          <w:color w:val="FF0000"/>
          <w:kern w:val="0"/>
          <w:szCs w:val="22"/>
          <w:lang w:eastAsia="de-CH"/>
        </w:rPr>
      </w:pPr>
      <w:r>
        <w:rPr>
          <w:rFonts w:cs="Lucida Sans"/>
          <w:kern w:val="0"/>
          <w:szCs w:val="22"/>
          <w:lang w:eastAsia="de-CH"/>
        </w:rPr>
        <w:t xml:space="preserve">Die Bedarfsermittlung steht am Anfang von jedem Bestellprozess. Sie gibt einen Überblick, welche Güter und Materialen benötigt werden. Die Erhebung kann mittels unterschiedlichen Methoden erhoben werden. </w:t>
      </w:r>
    </w:p>
    <w:p w:rsidR="00116EDF" w:rsidRDefault="00116EDF" w:rsidP="00116EDF">
      <w:pPr>
        <w:pStyle w:val="Listenabsatz"/>
        <w:numPr>
          <w:ilvl w:val="1"/>
          <w:numId w:val="40"/>
        </w:numPr>
        <w:spacing w:before="0" w:after="0"/>
        <w:ind w:left="1134" w:hanging="425"/>
        <w:rPr>
          <w:rFonts w:cs="Lucida Sans"/>
          <w:kern w:val="0"/>
          <w:szCs w:val="22"/>
          <w:lang w:eastAsia="de-CH"/>
        </w:rPr>
      </w:pPr>
      <w:r>
        <w:rPr>
          <w:rFonts w:cs="Lucida Sans"/>
          <w:kern w:val="0"/>
          <w:szCs w:val="22"/>
          <w:lang w:eastAsia="de-CH"/>
        </w:rPr>
        <w:t>Deterministisch: Der Bedarf wird anhand von Stücklisten ermittelt</w:t>
      </w:r>
    </w:p>
    <w:p w:rsidR="00116EDF" w:rsidRDefault="00116EDF" w:rsidP="00116EDF">
      <w:pPr>
        <w:pStyle w:val="Listenabsatz"/>
        <w:numPr>
          <w:ilvl w:val="1"/>
          <w:numId w:val="40"/>
        </w:numPr>
        <w:spacing w:before="0" w:after="0"/>
        <w:ind w:left="1134" w:hanging="425"/>
        <w:rPr>
          <w:rFonts w:cs="Lucida Sans"/>
          <w:kern w:val="0"/>
          <w:szCs w:val="22"/>
          <w:lang w:eastAsia="de-CH"/>
        </w:rPr>
      </w:pPr>
      <w:r>
        <w:rPr>
          <w:rFonts w:cs="Lucida Sans"/>
          <w:kern w:val="0"/>
          <w:szCs w:val="22"/>
          <w:lang w:eastAsia="de-CH"/>
        </w:rPr>
        <w:lastRenderedPageBreak/>
        <w:t>Stochastisch: Der Bedarf wird aufgrund der Verbrauchswerte in der Vergangenheit berechnet</w:t>
      </w:r>
    </w:p>
    <w:p w:rsidR="00116EDF" w:rsidRDefault="00116EDF" w:rsidP="00116EDF">
      <w:pPr>
        <w:pStyle w:val="Listenabsatz"/>
        <w:numPr>
          <w:ilvl w:val="1"/>
          <w:numId w:val="40"/>
        </w:numPr>
        <w:spacing w:before="0" w:after="0"/>
        <w:ind w:left="1134" w:hanging="425"/>
        <w:rPr>
          <w:rFonts w:cs="Lucida Sans"/>
          <w:kern w:val="0"/>
          <w:szCs w:val="22"/>
          <w:lang w:eastAsia="de-CH"/>
        </w:rPr>
      </w:pPr>
      <w:r>
        <w:rPr>
          <w:rFonts w:cs="Lucida Sans"/>
          <w:kern w:val="0"/>
          <w:szCs w:val="22"/>
          <w:lang w:eastAsia="de-CH"/>
        </w:rPr>
        <w:t>Heuristisch: Subjektive Einschätzung von erfahrenen Mitarbeitern</w:t>
      </w:r>
    </w:p>
    <w:p w:rsidR="00116EDF" w:rsidRPr="00AC1772" w:rsidRDefault="00116EDF" w:rsidP="00AC1772">
      <w:pPr>
        <w:pStyle w:val="Listenabsatz"/>
        <w:numPr>
          <w:ilvl w:val="0"/>
          <w:numId w:val="39"/>
        </w:numPr>
        <w:spacing w:before="0" w:after="0"/>
        <w:rPr>
          <w:rFonts w:cs="Lucida Sans"/>
          <w:kern w:val="0"/>
          <w:szCs w:val="22"/>
          <w:lang w:eastAsia="de-CH"/>
        </w:rPr>
      </w:pPr>
      <w:r w:rsidRPr="00AC1772">
        <w:rPr>
          <w:rFonts w:cs="Lucida Sans"/>
          <w:kern w:val="0"/>
          <w:szCs w:val="22"/>
          <w:lang w:eastAsia="de-CH"/>
        </w:rPr>
        <w:t xml:space="preserve">Die Bestandskontrolle liefert einen Vergleich vom Soll- und Istwert </w:t>
      </w:r>
      <w:r w:rsidR="00AC1772" w:rsidRPr="00AC1772">
        <w:rPr>
          <w:rFonts w:cs="Lucida Sans"/>
          <w:kern w:val="0"/>
          <w:szCs w:val="22"/>
          <w:lang w:eastAsia="de-CH"/>
        </w:rPr>
        <w:t xml:space="preserve">von Beständen. Daraus können Kennzahlen über Lagerbestände, Mindestbestände, Durchschnittlichen Verbrauch, geplante Bestellungen etc., ermittelt werden. </w:t>
      </w:r>
    </w:p>
    <w:p w:rsidR="00AC1772" w:rsidRDefault="00AC1772" w:rsidP="00AC1772">
      <w:pPr>
        <w:pStyle w:val="Listenabsatz"/>
        <w:numPr>
          <w:ilvl w:val="0"/>
          <w:numId w:val="39"/>
        </w:numPr>
        <w:spacing w:before="0" w:after="0"/>
        <w:rPr>
          <w:rFonts w:cs="Lucida Sans"/>
          <w:kern w:val="0"/>
          <w:szCs w:val="22"/>
          <w:lang w:eastAsia="de-CH"/>
        </w:rPr>
      </w:pPr>
      <w:r>
        <w:rPr>
          <w:rFonts w:cs="Lucida Sans"/>
          <w:kern w:val="0"/>
          <w:szCs w:val="22"/>
          <w:lang w:eastAsia="de-CH"/>
        </w:rPr>
        <w:t>Die Budgetfreigabe ist hauptsächlich die Aufgabe des Controllings. Das gesamte Budget muss eingehalten werden.</w:t>
      </w:r>
    </w:p>
    <w:p w:rsidR="00AC1772" w:rsidRDefault="00AC1772" w:rsidP="00AC1772">
      <w:pPr>
        <w:pStyle w:val="Listenabsatz"/>
        <w:numPr>
          <w:ilvl w:val="0"/>
          <w:numId w:val="39"/>
        </w:numPr>
        <w:spacing w:before="0" w:after="0"/>
        <w:rPr>
          <w:rFonts w:cs="Lucida Sans"/>
          <w:kern w:val="0"/>
          <w:szCs w:val="22"/>
          <w:lang w:eastAsia="de-CH"/>
        </w:rPr>
      </w:pPr>
      <w:r>
        <w:rPr>
          <w:rFonts w:cs="Lucida Sans"/>
          <w:kern w:val="0"/>
          <w:szCs w:val="22"/>
          <w:lang w:eastAsia="de-CH"/>
        </w:rPr>
        <w:t xml:space="preserve">Die Lieferantenauswahl erfolgt nach der Budgetfreigabe. Es gilt, geeignete Lieferanten auszuwählen. Die Qualität des Produktes oder der Dienstleistung muss den Anforderungen entsprechen. </w:t>
      </w:r>
    </w:p>
    <w:p w:rsidR="00AC1772" w:rsidRDefault="00AC1772" w:rsidP="00AC1772">
      <w:pPr>
        <w:pStyle w:val="Listenabsatz"/>
        <w:numPr>
          <w:ilvl w:val="0"/>
          <w:numId w:val="39"/>
        </w:numPr>
        <w:spacing w:before="0" w:after="0"/>
        <w:rPr>
          <w:rFonts w:cs="Lucida Sans"/>
          <w:kern w:val="0"/>
          <w:szCs w:val="22"/>
          <w:lang w:eastAsia="de-CH"/>
        </w:rPr>
      </w:pPr>
      <w:r>
        <w:rPr>
          <w:rFonts w:cs="Lucida Sans"/>
          <w:kern w:val="0"/>
          <w:szCs w:val="22"/>
          <w:lang w:eastAsia="de-CH"/>
        </w:rPr>
        <w:t xml:space="preserve">Nach der Lieferantenauswahl kann die Bestellung ausgelöst werden. Auf welchem Weg die Bestellung übermittelt wird, hängt von den Fähigkeiten der jeweiligen Vertragspartner ab. </w:t>
      </w:r>
    </w:p>
    <w:p w:rsidR="00AC1772" w:rsidRDefault="00AC1772" w:rsidP="00AC1772">
      <w:pPr>
        <w:pStyle w:val="Listenabsatz"/>
        <w:numPr>
          <w:ilvl w:val="0"/>
          <w:numId w:val="39"/>
        </w:numPr>
        <w:spacing w:before="0" w:after="0"/>
        <w:rPr>
          <w:rFonts w:cs="Lucida Sans"/>
          <w:kern w:val="0"/>
          <w:szCs w:val="22"/>
          <w:lang w:eastAsia="de-CH"/>
        </w:rPr>
      </w:pPr>
      <w:r>
        <w:rPr>
          <w:rFonts w:cs="Lucida Sans"/>
          <w:kern w:val="0"/>
          <w:szCs w:val="22"/>
          <w:lang w:eastAsia="de-CH"/>
        </w:rPr>
        <w:t>Die Bestellüberwachung dient dazu, ob der ausgewählte Lieferant die Lieferfristen einhält oder die richtigen Artikel liefert.</w:t>
      </w:r>
      <w:r w:rsidR="002D75DB">
        <w:rPr>
          <w:rFonts w:cs="Lucida Sans"/>
          <w:kern w:val="0"/>
          <w:szCs w:val="22"/>
          <w:lang w:eastAsia="de-CH"/>
        </w:rPr>
        <w:t xml:space="preserve"> Eine Bestellhistorie wenn möglich in elektronischer Form, ist dazu nötig, damit auf Überraschungen rasch reagiert werden kann. </w:t>
      </w:r>
    </w:p>
    <w:p w:rsidR="002D75DB" w:rsidRDefault="002D75DB" w:rsidP="00AC1772">
      <w:pPr>
        <w:pStyle w:val="Listenabsatz"/>
        <w:numPr>
          <w:ilvl w:val="0"/>
          <w:numId w:val="39"/>
        </w:numPr>
        <w:spacing w:before="0" w:after="0"/>
        <w:rPr>
          <w:rFonts w:cs="Lucida Sans"/>
          <w:kern w:val="0"/>
          <w:szCs w:val="22"/>
          <w:lang w:eastAsia="de-CH"/>
        </w:rPr>
      </w:pPr>
      <w:r>
        <w:rPr>
          <w:rFonts w:cs="Lucida Sans"/>
          <w:kern w:val="0"/>
          <w:szCs w:val="22"/>
          <w:lang w:eastAsia="de-CH"/>
        </w:rPr>
        <w:t xml:space="preserve">Der Wareneingang umfasst die physische Annahme der getätigten Bestellungen. Dazu gehört die Dokumentation des Erhalts sowie das Weiterleiten an die definierten Orte. Die Ware muss mittels dem Lieferschein überprüft werden und bei Feststellung von Mängel kann die Annahme verweigert werden. </w:t>
      </w:r>
    </w:p>
    <w:p w:rsidR="002D75DB" w:rsidRDefault="002D75DB" w:rsidP="00AC1772">
      <w:pPr>
        <w:pStyle w:val="Listenabsatz"/>
        <w:numPr>
          <w:ilvl w:val="0"/>
          <w:numId w:val="39"/>
        </w:numPr>
        <w:spacing w:before="0" w:after="0"/>
        <w:rPr>
          <w:rFonts w:cs="Lucida Sans"/>
          <w:kern w:val="0"/>
          <w:szCs w:val="22"/>
          <w:lang w:eastAsia="de-CH"/>
        </w:rPr>
      </w:pPr>
      <w:r>
        <w:rPr>
          <w:rFonts w:cs="Lucida Sans"/>
          <w:kern w:val="0"/>
          <w:szCs w:val="22"/>
          <w:lang w:eastAsia="de-CH"/>
        </w:rPr>
        <w:t xml:space="preserve">Die Zahlungsabwicklung erfolgt nach Rechnungsstellung in der Buchhaltung. </w:t>
      </w:r>
    </w:p>
    <w:p w:rsidR="002D75DB" w:rsidRDefault="002D75DB" w:rsidP="002D75DB">
      <w:pPr>
        <w:spacing w:before="0" w:after="0"/>
        <w:rPr>
          <w:rFonts w:cs="Lucida Sans"/>
          <w:kern w:val="0"/>
          <w:szCs w:val="22"/>
          <w:lang w:eastAsia="de-CH"/>
        </w:rPr>
      </w:pPr>
    </w:p>
    <w:p w:rsidR="002D75DB" w:rsidRPr="002D75DB" w:rsidRDefault="006043DF" w:rsidP="002D75DB">
      <w:pPr>
        <w:spacing w:before="0" w:after="0"/>
        <w:rPr>
          <w:rFonts w:cs="Lucida Sans"/>
          <w:kern w:val="0"/>
          <w:szCs w:val="22"/>
          <w:lang w:eastAsia="de-CH"/>
        </w:rPr>
      </w:pPr>
      <w:sdt>
        <w:sdtPr>
          <w:rPr>
            <w:rFonts w:cs="Lucida Sans"/>
            <w:kern w:val="0"/>
            <w:szCs w:val="22"/>
            <w:lang w:eastAsia="de-CH"/>
          </w:rPr>
          <w:id w:val="-11839127"/>
          <w:citation/>
        </w:sdtPr>
        <w:sdtContent>
          <w:r w:rsidR="002D75DB">
            <w:rPr>
              <w:rFonts w:cs="Lucida Sans"/>
              <w:kern w:val="0"/>
              <w:szCs w:val="22"/>
              <w:lang w:eastAsia="de-CH"/>
            </w:rPr>
            <w:fldChar w:fldCharType="begin"/>
          </w:r>
          <w:r w:rsidR="002D75DB">
            <w:rPr>
              <w:rFonts w:cs="Lucida Sans"/>
              <w:kern w:val="0"/>
              <w:szCs w:val="22"/>
              <w:lang w:eastAsia="de-CH"/>
            </w:rPr>
            <w:instrText xml:space="preserve">CITATION WLW17 \l 2055 </w:instrText>
          </w:r>
          <w:r w:rsidR="002D75DB">
            <w:rPr>
              <w:rFonts w:cs="Lucida Sans"/>
              <w:kern w:val="0"/>
              <w:szCs w:val="22"/>
              <w:lang w:eastAsia="de-CH"/>
            </w:rPr>
            <w:fldChar w:fldCharType="separate"/>
          </w:r>
          <w:r w:rsidRPr="006043DF">
            <w:rPr>
              <w:rFonts w:cs="Lucida Sans"/>
              <w:noProof/>
              <w:kern w:val="0"/>
              <w:szCs w:val="22"/>
              <w:lang w:eastAsia="de-CH"/>
            </w:rPr>
            <w:t>(B2B, 2017)</w:t>
          </w:r>
          <w:r w:rsidR="002D75DB">
            <w:rPr>
              <w:rFonts w:cs="Lucida Sans"/>
              <w:kern w:val="0"/>
              <w:szCs w:val="22"/>
              <w:lang w:eastAsia="de-CH"/>
            </w:rPr>
            <w:fldChar w:fldCharType="end"/>
          </w:r>
        </w:sdtContent>
      </w:sdt>
    </w:p>
    <w:p w:rsidR="00116EDF" w:rsidRPr="00116EDF" w:rsidRDefault="00116EDF" w:rsidP="00116EDF">
      <w:pPr>
        <w:pStyle w:val="Listenabsatz"/>
        <w:spacing w:before="0" w:after="0"/>
        <w:rPr>
          <w:rFonts w:cs="Lucida Sans"/>
          <w:color w:val="FF0000"/>
          <w:kern w:val="0"/>
          <w:szCs w:val="22"/>
          <w:lang w:eastAsia="de-CH"/>
        </w:rPr>
      </w:pPr>
    </w:p>
    <w:p w:rsidR="00116EDF" w:rsidRDefault="00FA20A4" w:rsidP="00FA20A4">
      <w:pPr>
        <w:pStyle w:val="berschrift3"/>
        <w:rPr>
          <w:lang w:eastAsia="de-CH"/>
        </w:rPr>
      </w:pPr>
      <w:bookmarkStart w:id="40" w:name="_Toc472682652"/>
      <w:r>
        <w:rPr>
          <w:lang w:eastAsia="de-CH"/>
        </w:rPr>
        <w:t>Ablauf einer Bestellung</w:t>
      </w:r>
      <w:bookmarkEnd w:id="40"/>
      <w:r>
        <w:rPr>
          <w:lang w:eastAsia="de-CH"/>
        </w:rPr>
        <w:t xml:space="preserve"> </w:t>
      </w:r>
    </w:p>
    <w:p w:rsidR="00FA20A4" w:rsidRDefault="00FA20A4" w:rsidP="00FA20A4">
      <w:pPr>
        <w:rPr>
          <w:lang w:eastAsia="de-CH"/>
        </w:rPr>
      </w:pPr>
      <w:r>
        <w:rPr>
          <w:lang w:eastAsia="de-CH"/>
        </w:rPr>
        <w:t xml:space="preserve">Um den Bestellvorgang im WHR zu optimieren, müssen folgende Punkte beachtet werden. </w:t>
      </w:r>
    </w:p>
    <w:p w:rsidR="002712DA" w:rsidRPr="002712DA" w:rsidRDefault="002712DA" w:rsidP="00FA20A4">
      <w:pPr>
        <w:rPr>
          <w:lang w:eastAsia="de-CH"/>
        </w:rPr>
      </w:pPr>
    </w:p>
    <w:p w:rsidR="002712DA" w:rsidRDefault="002712DA" w:rsidP="002712DA">
      <w:pPr>
        <w:pStyle w:val="Listenabsatz"/>
        <w:numPr>
          <w:ilvl w:val="0"/>
          <w:numId w:val="43"/>
        </w:numPr>
        <w:rPr>
          <w:lang w:eastAsia="de-CH"/>
        </w:rPr>
      </w:pPr>
      <w:r>
        <w:rPr>
          <w:lang w:eastAsia="de-CH"/>
        </w:rPr>
        <w:t xml:space="preserve">Ausführung einer Bestellung. Diese wird aufgrund des Erreichens vom Mindesbestand der Ware ausgelöst. Oder die gewünschte Ware ist nicht vorhanden. </w:t>
      </w:r>
      <w:r w:rsidR="0078497F">
        <w:rPr>
          <w:lang w:eastAsia="de-CH"/>
        </w:rPr>
        <w:t xml:space="preserve">Es kann nur aus einem Katalog auf vordefinierten Artikel ausgewählt werden. Diese wurden vorgängig definiert. </w:t>
      </w:r>
      <w:r w:rsidR="00346B47">
        <w:rPr>
          <w:lang w:eastAsia="de-CH"/>
        </w:rPr>
        <w:br/>
      </w:r>
    </w:p>
    <w:p w:rsidR="002712DA" w:rsidRDefault="00651492" w:rsidP="002712DA">
      <w:pPr>
        <w:pStyle w:val="Listenabsatz"/>
        <w:numPr>
          <w:ilvl w:val="0"/>
          <w:numId w:val="43"/>
        </w:numPr>
        <w:rPr>
          <w:lang w:eastAsia="de-CH"/>
        </w:rPr>
      </w:pPr>
      <w:r>
        <w:rPr>
          <w:lang w:eastAsia="de-CH"/>
        </w:rPr>
        <w:t>„</w:t>
      </w:r>
      <w:r w:rsidR="002712DA">
        <w:rPr>
          <w:lang w:eastAsia="de-CH"/>
        </w:rPr>
        <w:t>Praktische Durchführung</w:t>
      </w:r>
      <w:r>
        <w:rPr>
          <w:lang w:eastAsia="de-CH"/>
        </w:rPr>
        <w:t>“</w:t>
      </w:r>
      <w:r w:rsidR="002712DA">
        <w:rPr>
          <w:lang w:eastAsia="de-CH"/>
        </w:rPr>
        <w:t xml:space="preserve"> der Bestellung. Diese wird in einer vordefinierten Art durchgeführt. Entspricht den Vertragsgrundlagen zwischen den beiden Partnern. </w:t>
      </w:r>
      <w:r>
        <w:rPr>
          <w:lang w:eastAsia="de-CH"/>
        </w:rPr>
        <w:t xml:space="preserve">Ist es sinnvoll und weiter zu prüfen, ob eine interne Webapplikation sämtliche Bestellungen aus allen Bereichen aufnimmt und dann weiter an den spezifischen Lieferanten geht? Wie auch Warnhinweise: Jemand hat gestern schon eine Bestellung ausgelöst. </w:t>
      </w:r>
      <w:r w:rsidR="002712DA">
        <w:rPr>
          <w:lang w:eastAsia="de-CH"/>
        </w:rPr>
        <w:br/>
      </w:r>
    </w:p>
    <w:p w:rsidR="00651492" w:rsidRDefault="00651492" w:rsidP="00651492">
      <w:pPr>
        <w:pStyle w:val="Listenabsatz"/>
        <w:numPr>
          <w:ilvl w:val="0"/>
          <w:numId w:val="43"/>
        </w:numPr>
        <w:rPr>
          <w:lang w:eastAsia="de-CH"/>
        </w:rPr>
      </w:pPr>
      <w:r>
        <w:rPr>
          <w:lang w:eastAsia="de-CH"/>
        </w:rPr>
        <w:t>Aufzeigen von weiteren Bestellmöglichkeiten</w:t>
      </w:r>
      <w:r>
        <w:rPr>
          <w:lang w:eastAsia="de-CH"/>
        </w:rPr>
        <w:br/>
      </w:r>
    </w:p>
    <w:p w:rsidR="00651492" w:rsidRDefault="00651492" w:rsidP="00651492">
      <w:pPr>
        <w:pStyle w:val="Listenabsatz"/>
        <w:numPr>
          <w:ilvl w:val="0"/>
          <w:numId w:val="43"/>
        </w:numPr>
        <w:rPr>
          <w:lang w:eastAsia="de-CH"/>
        </w:rPr>
      </w:pPr>
      <w:r>
        <w:rPr>
          <w:lang w:eastAsia="de-CH"/>
        </w:rPr>
        <w:t xml:space="preserve">Die Medikamentenbestellung läuft separat. Das WHR ist im Aufbau von einem Projekt, dass der Apotheker aus der Dorfapotheke abgepackte Medikamente direkt auf die Station liefert. </w:t>
      </w:r>
      <w:r w:rsidR="0078497F">
        <w:rPr>
          <w:lang w:eastAsia="de-CH"/>
        </w:rPr>
        <w:br/>
      </w:r>
    </w:p>
    <w:p w:rsidR="0078497F" w:rsidRDefault="0078497F" w:rsidP="00651492">
      <w:pPr>
        <w:pStyle w:val="Listenabsatz"/>
        <w:numPr>
          <w:ilvl w:val="0"/>
          <w:numId w:val="43"/>
        </w:numPr>
        <w:rPr>
          <w:lang w:eastAsia="de-CH"/>
        </w:rPr>
      </w:pPr>
      <w:r>
        <w:rPr>
          <w:lang w:eastAsia="de-CH"/>
        </w:rPr>
        <w:t>Ein Gremium entscheidet über Neuanschaffungen oder Sonderbestellungen. Analog einer Materialkommission.</w:t>
      </w:r>
    </w:p>
    <w:p w:rsidR="00C9218D" w:rsidRDefault="00C9218D" w:rsidP="004A112D">
      <w:pPr>
        <w:spacing w:before="0" w:after="0"/>
        <w:rPr>
          <w:rFonts w:cs="Lucida Sans"/>
          <w:kern w:val="0"/>
          <w:szCs w:val="22"/>
          <w:lang w:eastAsia="de-CH"/>
        </w:rPr>
      </w:pPr>
    </w:p>
    <w:p w:rsidR="00237658" w:rsidRDefault="00237658" w:rsidP="004A112D">
      <w:pPr>
        <w:spacing w:before="0" w:after="0"/>
        <w:rPr>
          <w:rFonts w:cs="Lucida Sans"/>
          <w:kern w:val="0"/>
          <w:szCs w:val="22"/>
          <w:lang w:eastAsia="de-CH"/>
        </w:rPr>
      </w:pPr>
    </w:p>
    <w:p w:rsidR="00B451DB" w:rsidRDefault="0040033A" w:rsidP="00F82EA3">
      <w:pPr>
        <w:pStyle w:val="berschrift2"/>
        <w:rPr>
          <w:lang w:eastAsia="de-CH"/>
        </w:rPr>
      </w:pPr>
      <w:bookmarkStart w:id="41" w:name="_Toc472682653"/>
      <w:r>
        <w:rPr>
          <w:lang w:eastAsia="de-CH"/>
        </w:rPr>
        <w:t>Anlieferung</w:t>
      </w:r>
      <w:bookmarkEnd w:id="41"/>
    </w:p>
    <w:p w:rsidR="00E115C0" w:rsidRDefault="0040033A" w:rsidP="004A112D">
      <w:pPr>
        <w:spacing w:before="0" w:after="0"/>
        <w:rPr>
          <w:rFonts w:cs="Lucida Sans"/>
          <w:kern w:val="0"/>
          <w:szCs w:val="22"/>
          <w:lang w:eastAsia="de-CH"/>
        </w:rPr>
      </w:pPr>
      <w:r>
        <w:rPr>
          <w:rFonts w:cs="Lucida Sans"/>
          <w:kern w:val="0"/>
          <w:szCs w:val="22"/>
          <w:lang w:eastAsia="de-CH"/>
        </w:rPr>
        <w:t xml:space="preserve">Die Anlieferung </w:t>
      </w:r>
      <w:r w:rsidR="00165746">
        <w:rPr>
          <w:rFonts w:cs="Lucida Sans"/>
          <w:kern w:val="0"/>
          <w:szCs w:val="22"/>
          <w:lang w:eastAsia="de-CH"/>
        </w:rPr>
        <w:t xml:space="preserve">der Ware erfolgt durch die entsprechenden Lieferanten. Im Moment bestehen drei verschiedene Anlieferorte und für die Lieferanten ist oftmals unklar, wo sie ihre Ware anliefern können. </w:t>
      </w:r>
      <w:r w:rsidR="00E115C0">
        <w:rPr>
          <w:rFonts w:cs="Lucida Sans"/>
          <w:kern w:val="0"/>
          <w:szCs w:val="22"/>
          <w:lang w:eastAsia="de-CH"/>
        </w:rPr>
        <w:t xml:space="preserve">Für den Lieferanten ist es zeitintensiv und auch ärgerlich. </w:t>
      </w:r>
    </w:p>
    <w:p w:rsidR="00E115C0" w:rsidRDefault="00E115C0" w:rsidP="00E115C0">
      <w:pPr>
        <w:pStyle w:val="berschrift3"/>
        <w:rPr>
          <w:lang w:eastAsia="de-CH"/>
        </w:rPr>
      </w:pPr>
      <w:bookmarkStart w:id="42" w:name="_Toc472682654"/>
      <w:r>
        <w:rPr>
          <w:lang w:eastAsia="de-CH"/>
        </w:rPr>
        <w:t>Optimierung Anlieferung</w:t>
      </w:r>
      <w:bookmarkEnd w:id="42"/>
    </w:p>
    <w:p w:rsidR="00E115C0" w:rsidRDefault="00651492" w:rsidP="00651492">
      <w:pPr>
        <w:pStyle w:val="Listenabsatz"/>
        <w:numPr>
          <w:ilvl w:val="0"/>
          <w:numId w:val="44"/>
        </w:numPr>
        <w:spacing w:before="0" w:after="0"/>
        <w:rPr>
          <w:rFonts w:cs="Lucida Sans"/>
          <w:kern w:val="0"/>
          <w:szCs w:val="22"/>
          <w:lang w:eastAsia="de-CH"/>
        </w:rPr>
      </w:pPr>
      <w:r>
        <w:rPr>
          <w:rFonts w:cs="Lucida Sans"/>
          <w:kern w:val="0"/>
          <w:szCs w:val="22"/>
          <w:lang w:eastAsia="de-CH"/>
        </w:rPr>
        <w:t>Die Singaletik muss verbessert werden. Es muss klar ersichtlich sein, wo sich welche Warenannahme befindet</w:t>
      </w:r>
    </w:p>
    <w:p w:rsidR="00651492" w:rsidRDefault="00651492" w:rsidP="00651492">
      <w:pPr>
        <w:pStyle w:val="Listenabsatz"/>
        <w:numPr>
          <w:ilvl w:val="0"/>
          <w:numId w:val="44"/>
        </w:numPr>
        <w:spacing w:before="0" w:after="0"/>
        <w:rPr>
          <w:rFonts w:cs="Lucida Sans"/>
          <w:kern w:val="0"/>
          <w:szCs w:val="22"/>
          <w:lang w:eastAsia="de-CH"/>
        </w:rPr>
      </w:pPr>
      <w:r>
        <w:rPr>
          <w:rFonts w:cs="Lucida Sans"/>
          <w:kern w:val="0"/>
          <w:szCs w:val="22"/>
          <w:lang w:eastAsia="de-CH"/>
        </w:rPr>
        <w:t xml:space="preserve">Bei der Bestellung müssen die Angaben, Name vom Bestellenden sowie Lieferort angegeben werden. </w:t>
      </w:r>
      <w:r>
        <w:rPr>
          <w:rFonts w:cs="Lucida Sans"/>
          <w:kern w:val="0"/>
          <w:szCs w:val="22"/>
          <w:lang w:eastAsia="de-CH"/>
        </w:rPr>
        <w:br/>
      </w:r>
    </w:p>
    <w:p w:rsidR="00651492" w:rsidRDefault="00651492" w:rsidP="00651492">
      <w:pPr>
        <w:pStyle w:val="Listenabsatz"/>
        <w:numPr>
          <w:ilvl w:val="0"/>
          <w:numId w:val="44"/>
        </w:numPr>
        <w:spacing w:before="0" w:after="0"/>
        <w:rPr>
          <w:rFonts w:cs="Lucida Sans"/>
          <w:kern w:val="0"/>
          <w:szCs w:val="22"/>
          <w:lang w:eastAsia="de-CH"/>
        </w:rPr>
      </w:pPr>
      <w:r>
        <w:rPr>
          <w:rFonts w:cs="Lucida Sans"/>
          <w:kern w:val="0"/>
          <w:szCs w:val="22"/>
          <w:lang w:eastAsia="de-CH"/>
        </w:rPr>
        <w:t xml:space="preserve">Prüfen, ob sich eine direkte Lieferung auf die Station direkt zum Bewohnenden lohnt. Der Vorteil ist, dass dadurch das Lager für Pflegeprodukte aufgehoben werden kann und nicht weiter mehr bewirtschaftet werden muss. Die Firma Cosanum AG, Weber &amp; Cie Ag, Uniserv und Salzmann bieten diesen Service an. </w:t>
      </w:r>
    </w:p>
    <w:p w:rsidR="00BA01FC" w:rsidRDefault="00BA01FC" w:rsidP="00BA01FC">
      <w:pPr>
        <w:spacing w:before="0" w:after="0"/>
        <w:rPr>
          <w:rFonts w:cs="Lucida Sans"/>
          <w:kern w:val="0"/>
          <w:szCs w:val="22"/>
          <w:lang w:eastAsia="de-CH"/>
        </w:rPr>
      </w:pPr>
    </w:p>
    <w:p w:rsidR="00A346B1" w:rsidRDefault="00A346B1" w:rsidP="00A346B1">
      <w:pPr>
        <w:pStyle w:val="berschrift2"/>
        <w:rPr>
          <w:lang w:eastAsia="de-CH"/>
        </w:rPr>
      </w:pPr>
      <w:r>
        <w:rPr>
          <w:lang w:eastAsia="de-CH"/>
        </w:rPr>
        <w:t>Outsourcing vs Inhouse</w:t>
      </w:r>
    </w:p>
    <w:p w:rsidR="001E1E25" w:rsidRDefault="0020176D" w:rsidP="00BA01FC">
      <w:pPr>
        <w:spacing w:before="0" w:after="0"/>
        <w:rPr>
          <w:rFonts w:cs="Lucida Sans"/>
          <w:shd w:val="clear" w:color="auto" w:fill="FFFFFF"/>
        </w:rPr>
      </w:pPr>
      <w:r w:rsidRPr="001E1E25">
        <w:rPr>
          <w:rFonts w:cs="Lucida Sans"/>
          <w:shd w:val="clear" w:color="auto" w:fill="FFFFFF"/>
        </w:rPr>
        <w:t>Outsourcing setzt sich aus den Begriffen</w:t>
      </w:r>
      <w:r w:rsidRPr="001E1E25">
        <w:rPr>
          <w:rStyle w:val="apple-converted-space"/>
          <w:rFonts w:cs="Lucida Sans"/>
          <w:shd w:val="clear" w:color="auto" w:fill="FFFFFF"/>
        </w:rPr>
        <w:t> </w:t>
      </w:r>
      <w:r w:rsidRPr="001E1E25">
        <w:rPr>
          <w:rStyle w:val="Fett"/>
          <w:rFonts w:cs="Lucida Sans"/>
          <w:i/>
          <w:iCs/>
          <w:shd w:val="clear" w:color="auto" w:fill="FFFFFF"/>
        </w:rPr>
        <w:t>out</w:t>
      </w:r>
      <w:r w:rsidRPr="001E1E25">
        <w:rPr>
          <w:rStyle w:val="Hervorhebung"/>
          <w:rFonts w:cs="Lucida Sans"/>
          <w:shd w:val="clear" w:color="auto" w:fill="FFFFFF"/>
        </w:rPr>
        <w:t>side</w:t>
      </w:r>
      <w:r w:rsidRPr="001E1E25">
        <w:rPr>
          <w:rFonts w:cs="Lucida Sans"/>
          <w:shd w:val="clear" w:color="auto" w:fill="FFFFFF"/>
        </w:rPr>
        <w:t>,</w:t>
      </w:r>
      <w:r w:rsidRPr="001E1E25">
        <w:rPr>
          <w:rStyle w:val="apple-converted-space"/>
          <w:rFonts w:cs="Lucida Sans"/>
          <w:shd w:val="clear" w:color="auto" w:fill="FFFFFF"/>
        </w:rPr>
        <w:t> </w:t>
      </w:r>
      <w:r w:rsidRPr="001E1E25">
        <w:rPr>
          <w:rStyle w:val="Hervorhebung"/>
          <w:rFonts w:cs="Lucida Sans"/>
          <w:shd w:val="clear" w:color="auto" w:fill="FFFFFF"/>
        </w:rPr>
        <w:t>re</w:t>
      </w:r>
      <w:r w:rsidRPr="001E1E25">
        <w:rPr>
          <w:rStyle w:val="Fett"/>
          <w:rFonts w:cs="Lucida Sans"/>
          <w:i/>
          <w:iCs/>
          <w:shd w:val="clear" w:color="auto" w:fill="FFFFFF"/>
        </w:rPr>
        <w:t>sourc</w:t>
      </w:r>
      <w:r w:rsidRPr="001E1E25">
        <w:rPr>
          <w:rStyle w:val="Hervorhebung"/>
          <w:rFonts w:cs="Lucida Sans"/>
          <w:shd w:val="clear" w:color="auto" w:fill="FFFFFF"/>
        </w:rPr>
        <w:t>e</w:t>
      </w:r>
      <w:r w:rsidRPr="001E1E25">
        <w:rPr>
          <w:rStyle w:val="apple-converted-space"/>
          <w:rFonts w:cs="Lucida Sans"/>
          <w:shd w:val="clear" w:color="auto" w:fill="FFFFFF"/>
        </w:rPr>
        <w:t> </w:t>
      </w:r>
      <w:r w:rsidRPr="001E1E25">
        <w:rPr>
          <w:rFonts w:cs="Lucida Sans"/>
          <w:shd w:val="clear" w:color="auto" w:fill="FFFFFF"/>
        </w:rPr>
        <w:t>und</w:t>
      </w:r>
      <w:r w:rsidRPr="001E1E25">
        <w:rPr>
          <w:rStyle w:val="apple-converted-space"/>
          <w:rFonts w:cs="Lucida Sans"/>
          <w:shd w:val="clear" w:color="auto" w:fill="FFFFFF"/>
        </w:rPr>
        <w:t> </w:t>
      </w:r>
      <w:r w:rsidRPr="001E1E25">
        <w:rPr>
          <w:rStyle w:val="Hervorhebung"/>
          <w:rFonts w:cs="Lucida Sans"/>
          <w:shd w:val="clear" w:color="auto" w:fill="FFFFFF"/>
        </w:rPr>
        <w:t>us</w:t>
      </w:r>
      <w:r w:rsidRPr="001E1E25">
        <w:rPr>
          <w:rStyle w:val="Fett"/>
          <w:rFonts w:cs="Lucida Sans"/>
          <w:i/>
          <w:iCs/>
          <w:shd w:val="clear" w:color="auto" w:fill="FFFFFF"/>
        </w:rPr>
        <w:t>ing</w:t>
      </w:r>
      <w:r w:rsidRPr="001E1E25">
        <w:rPr>
          <w:rStyle w:val="apple-converted-space"/>
          <w:rFonts w:cs="Lucida Sans"/>
          <w:shd w:val="clear" w:color="auto" w:fill="FFFFFF"/>
        </w:rPr>
        <w:t> </w:t>
      </w:r>
      <w:r w:rsidRPr="001E1E25">
        <w:rPr>
          <w:rFonts w:cs="Lucida Sans"/>
          <w:shd w:val="clear" w:color="auto" w:fill="FFFFFF"/>
        </w:rPr>
        <w:t>zusammen</w:t>
      </w:r>
      <w:r w:rsidR="001E1E25">
        <w:rPr>
          <w:rFonts w:cs="Lucida Sans"/>
          <w:shd w:val="clear" w:color="auto" w:fill="FFFFFF"/>
        </w:rPr>
        <w:t xml:space="preserve">. So wird eine </w:t>
      </w:r>
      <w:r w:rsidRPr="001E1E25">
        <w:rPr>
          <w:rStyle w:val="Fett"/>
          <w:rFonts w:cs="Lucida Sans"/>
          <w:b w:val="0"/>
          <w:shd w:val="clear" w:color="auto" w:fill="FFFFFF"/>
        </w:rPr>
        <w:t>Unternehmensstrategie</w:t>
      </w:r>
      <w:r w:rsidR="001E1E25">
        <w:rPr>
          <w:rStyle w:val="Fett"/>
          <w:rFonts w:cs="Lucida Sans"/>
          <w:b w:val="0"/>
          <w:shd w:val="clear" w:color="auto" w:fill="FFFFFF"/>
        </w:rPr>
        <w:t xml:space="preserve"> bezeichnet</w:t>
      </w:r>
      <w:r w:rsidRPr="001E1E25">
        <w:rPr>
          <w:rFonts w:cs="Lucida Sans"/>
          <w:b/>
          <w:shd w:val="clear" w:color="auto" w:fill="FFFFFF"/>
        </w:rPr>
        <w:t>,</w:t>
      </w:r>
      <w:r w:rsidRPr="001E1E25">
        <w:rPr>
          <w:rFonts w:cs="Lucida Sans"/>
          <w:shd w:val="clear" w:color="auto" w:fill="FFFFFF"/>
        </w:rPr>
        <w:t xml:space="preserve"> bei dem das Unternehmen einzelne Aufgaben, Teilbereiche oder sogar ganze Geschäftsprozesse an Drittunternehmen auslagert.</w:t>
      </w:r>
    </w:p>
    <w:p w:rsidR="00A346B1" w:rsidRDefault="001E1E25" w:rsidP="00BA01FC">
      <w:pPr>
        <w:spacing w:before="0" w:after="0"/>
        <w:rPr>
          <w:rFonts w:cs="Lucida Sans"/>
          <w:kern w:val="0"/>
          <w:szCs w:val="22"/>
          <w:lang w:eastAsia="de-CH"/>
        </w:rPr>
      </w:pPr>
      <w:r>
        <w:rPr>
          <w:rFonts w:cs="Lucida Sans"/>
          <w:shd w:val="clear" w:color="auto" w:fill="FFFFFF"/>
        </w:rPr>
        <w:t xml:space="preserve">Viele Unternehmen sehen in der Logistik einen vielversprechenden Weg. </w:t>
      </w:r>
      <w:r w:rsidR="006043DF">
        <w:rPr>
          <w:rFonts w:cs="Lucida Sans"/>
          <w:shd w:val="clear" w:color="auto" w:fill="FFFFFF"/>
        </w:rPr>
        <w:t>W</w:t>
      </w:r>
      <w:r w:rsidR="00A346B1" w:rsidRPr="001E1E25">
        <w:rPr>
          <w:rFonts w:cs="Lucida Sans"/>
          <w:kern w:val="0"/>
          <w:szCs w:val="22"/>
          <w:lang w:eastAsia="de-CH"/>
        </w:rPr>
        <w:t>elche Vor- und Nachteile bringt ein komplettes Outsourcing?</w:t>
      </w:r>
      <w:r>
        <w:rPr>
          <w:rFonts w:cs="Lucida Sans"/>
          <w:kern w:val="0"/>
          <w:szCs w:val="22"/>
          <w:lang w:eastAsia="de-CH"/>
        </w:rPr>
        <w:t xml:space="preserve"> Was bedeutet es, wenn d</w:t>
      </w:r>
      <w:r w:rsidR="00A346B1" w:rsidRPr="001E1E25">
        <w:rPr>
          <w:rFonts w:cs="Lucida Sans"/>
          <w:kern w:val="0"/>
          <w:szCs w:val="22"/>
          <w:lang w:eastAsia="de-CH"/>
        </w:rPr>
        <w:t>ie Bestellung</w:t>
      </w:r>
      <w:r>
        <w:rPr>
          <w:rFonts w:cs="Lucida Sans"/>
          <w:kern w:val="0"/>
          <w:szCs w:val="22"/>
          <w:lang w:eastAsia="de-CH"/>
        </w:rPr>
        <w:t>en</w:t>
      </w:r>
      <w:r w:rsidR="00A346B1" w:rsidRPr="001E1E25">
        <w:rPr>
          <w:rFonts w:cs="Lucida Sans"/>
          <w:kern w:val="0"/>
          <w:szCs w:val="22"/>
          <w:lang w:eastAsia="de-CH"/>
        </w:rPr>
        <w:t xml:space="preserve"> via Webportal o.ä. durch eine Person im WHR gemacht </w:t>
      </w:r>
      <w:r>
        <w:rPr>
          <w:rFonts w:cs="Lucida Sans"/>
          <w:kern w:val="0"/>
          <w:szCs w:val="22"/>
          <w:lang w:eastAsia="de-CH"/>
        </w:rPr>
        <w:t>werden?</w:t>
      </w:r>
      <w:r w:rsidR="00A346B1" w:rsidRPr="001E1E25">
        <w:rPr>
          <w:rFonts w:cs="Lucida Sans"/>
          <w:kern w:val="0"/>
          <w:szCs w:val="22"/>
          <w:lang w:eastAsia="de-CH"/>
        </w:rPr>
        <w:t xml:space="preserve"> </w:t>
      </w:r>
      <w:r>
        <w:rPr>
          <w:rFonts w:cs="Lucida Sans"/>
          <w:kern w:val="0"/>
          <w:szCs w:val="22"/>
          <w:lang w:eastAsia="de-CH"/>
        </w:rPr>
        <w:t>Diese Entscheidung hat eine grosse Tragweite und verläuft nur erfolgreich, wenn dies vorgängig gut evaluiert wurde. Besteht eine Klarheit über die bestehenden Prozesse, die Anforderungen und die Erwartungen von Seiten Unternehmung? Oder kann die angestrebte Kostensenkung und Effizienzsteigerung auch intern realisierbar sein, indem bestehende Strukturen verbessert und angepasst werden?</w:t>
      </w:r>
      <w:r w:rsidR="00E43829">
        <w:rPr>
          <w:rFonts w:cs="Lucida Sans"/>
          <w:kern w:val="0"/>
          <w:szCs w:val="22"/>
          <w:lang w:eastAsia="de-CH"/>
        </w:rPr>
        <w:t xml:space="preserve"> Bei einer allfälligen Ausschreibung müssen die Prozesse, Anforderungen und Erwartungen klar dargelegt werden, denn nur so kann der anbietende Dienstleister ein gutes Angebote berechnen und vorlegen. Dies bildet einen Grundstein für eine gute und längerfristige Zusammenarbeit</w:t>
      </w:r>
    </w:p>
    <w:p w:rsidR="00C23279" w:rsidRDefault="00C23279" w:rsidP="00BA01FC">
      <w:pPr>
        <w:spacing w:before="0" w:after="0"/>
        <w:rPr>
          <w:rFonts w:cs="Lucida Sans"/>
          <w:kern w:val="0"/>
          <w:szCs w:val="22"/>
          <w:lang w:eastAsia="de-CH"/>
        </w:rPr>
      </w:pPr>
    </w:p>
    <w:p w:rsidR="002E632C" w:rsidRPr="002E632C" w:rsidRDefault="006043DF" w:rsidP="002E632C">
      <w:pPr>
        <w:spacing w:before="0" w:after="0"/>
        <w:rPr>
          <w:rFonts w:cs="Lucida Sans"/>
          <w:kern w:val="0"/>
          <w:szCs w:val="22"/>
          <w:lang w:eastAsia="de-CH"/>
        </w:rPr>
      </w:pPr>
      <w:r>
        <w:rPr>
          <w:rFonts w:cs="Lucida Sans"/>
          <w:kern w:val="0"/>
          <w:szCs w:val="22"/>
          <w:lang w:eastAsia="de-CH"/>
        </w:rPr>
        <w:t xml:space="preserve">Weiter gilt es zu bedenken, dass nicht alle Bereiche gleich gut geeignet sind für das Model Outsourcing. </w:t>
      </w:r>
      <w:r w:rsidR="002E632C">
        <w:rPr>
          <w:rFonts w:cs="Lucida Sans"/>
          <w:kern w:val="0"/>
          <w:szCs w:val="22"/>
          <w:lang w:eastAsia="de-CH"/>
        </w:rPr>
        <w:t>Einheitlich wird von verschiedenen Autoren bestätigt, dass Logistik eine hohe Outsourcing Eignung hat. Die Kerngeschäftsnähe ist gering und der Grad der Standardisierung hoch. Weiter sind die Fixkosten hoch und i. d. R. personalintensiv. Es sind auch viele messbare Vorgänge vorhanden, an denen man die Leistung messen und daraus eine Abrechnung generieren kann. Ein wichtiger Aspekt vom Outsourcing ist die v</w:t>
      </w:r>
      <w:r w:rsidR="0061106A">
        <w:rPr>
          <w:rFonts w:cs="Lucida Sans"/>
          <w:kern w:val="0"/>
          <w:szCs w:val="22"/>
          <w:lang w:eastAsia="de-CH"/>
        </w:rPr>
        <w:t xml:space="preserve">ertrauliche Datenverarbeitung. Die Logistik ist davon kaum betroffen, da das Kerngeschäft nicht betroffen ist. </w:t>
      </w:r>
    </w:p>
    <w:p w:rsidR="00C23279" w:rsidRDefault="002E632C" w:rsidP="002E632C">
      <w:pPr>
        <w:pStyle w:val="Beschriftung"/>
        <w:rPr>
          <w:rFonts w:cs="Lucida Sans"/>
          <w:kern w:val="0"/>
          <w:szCs w:val="22"/>
          <w:lang w:eastAsia="de-CH"/>
        </w:rPr>
      </w:pPr>
      <w:r>
        <w:lastRenderedPageBreak/>
        <w:t xml:space="preserve">Abbildung </w:t>
      </w:r>
      <w:fldSimple w:instr=" SEQ Abbildung \* ARABIC ">
        <w:r>
          <w:rPr>
            <w:noProof/>
          </w:rPr>
          <w:t>7</w:t>
        </w:r>
      </w:fldSimple>
      <w:r>
        <w:t xml:space="preserve"> Outsourcing Modell</w:t>
      </w:r>
    </w:p>
    <w:p w:rsidR="002E632C" w:rsidRDefault="002E632C" w:rsidP="00BA01FC">
      <w:pPr>
        <w:spacing w:before="0" w:after="0"/>
        <w:rPr>
          <w:rFonts w:cs="Lucida Sans"/>
          <w:kern w:val="0"/>
          <w:szCs w:val="22"/>
          <w:lang w:eastAsia="de-CH"/>
        </w:rPr>
      </w:pPr>
      <w:r>
        <w:rPr>
          <w:noProof/>
          <w:lang w:eastAsia="de-CH"/>
        </w:rPr>
        <w:drawing>
          <wp:inline distT="0" distB="0" distL="0" distR="0" wp14:anchorId="7B2EFB84" wp14:editId="5473DF41">
            <wp:extent cx="4183380" cy="2520533"/>
            <wp:effectExtent l="0" t="0" r="762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214617" cy="2539354"/>
                    </a:xfrm>
                    <a:prstGeom prst="rect">
                      <a:avLst/>
                    </a:prstGeom>
                  </pic:spPr>
                </pic:pic>
              </a:graphicData>
            </a:graphic>
          </wp:inline>
        </w:drawing>
      </w:r>
    </w:p>
    <w:p w:rsidR="002E632C" w:rsidRDefault="002E632C" w:rsidP="00BA01FC">
      <w:pPr>
        <w:spacing w:before="0" w:after="0"/>
        <w:rPr>
          <w:rFonts w:cs="Lucida Sans"/>
          <w:kern w:val="0"/>
          <w:szCs w:val="22"/>
          <w:lang w:eastAsia="de-CH"/>
        </w:rPr>
      </w:pPr>
      <w:sdt>
        <w:sdtPr>
          <w:rPr>
            <w:rFonts w:cs="Lucida Sans"/>
            <w:kern w:val="0"/>
            <w:szCs w:val="22"/>
            <w:lang w:eastAsia="de-CH"/>
          </w:rPr>
          <w:id w:val="2032595833"/>
          <w:citation/>
        </w:sdtPr>
        <w:sdtContent>
          <w:r>
            <w:rPr>
              <w:rFonts w:cs="Lucida Sans"/>
              <w:kern w:val="0"/>
              <w:szCs w:val="22"/>
              <w:lang w:eastAsia="de-CH"/>
            </w:rPr>
            <w:fldChar w:fldCharType="begin"/>
          </w:r>
          <w:r>
            <w:rPr>
              <w:rFonts w:cs="Lucida Sans"/>
              <w:kern w:val="0"/>
              <w:szCs w:val="22"/>
              <w:lang w:eastAsia="de-CH"/>
            </w:rPr>
            <w:instrText xml:space="preserve"> CITATION Con17 \l 2055 </w:instrText>
          </w:r>
          <w:r>
            <w:rPr>
              <w:rFonts w:cs="Lucida Sans"/>
              <w:kern w:val="0"/>
              <w:szCs w:val="22"/>
              <w:lang w:eastAsia="de-CH"/>
            </w:rPr>
            <w:fldChar w:fldCharType="separate"/>
          </w:r>
          <w:r w:rsidRPr="002E632C">
            <w:rPr>
              <w:rFonts w:cs="Lucida Sans"/>
              <w:noProof/>
              <w:kern w:val="0"/>
              <w:szCs w:val="22"/>
              <w:lang w:eastAsia="de-CH"/>
            </w:rPr>
            <w:t>(Consultants, 2017)</w:t>
          </w:r>
          <w:r>
            <w:rPr>
              <w:rFonts w:cs="Lucida Sans"/>
              <w:kern w:val="0"/>
              <w:szCs w:val="22"/>
              <w:lang w:eastAsia="de-CH"/>
            </w:rPr>
            <w:fldChar w:fldCharType="end"/>
          </w:r>
        </w:sdtContent>
      </w:sdt>
    </w:p>
    <w:p w:rsidR="002E632C" w:rsidRDefault="002E632C" w:rsidP="00BA01FC">
      <w:pPr>
        <w:spacing w:before="0" w:after="0"/>
        <w:rPr>
          <w:rFonts w:cs="Lucida Sans"/>
          <w:kern w:val="0"/>
          <w:szCs w:val="22"/>
          <w:lang w:eastAsia="de-CH"/>
        </w:rPr>
      </w:pPr>
    </w:p>
    <w:p w:rsidR="0061106A" w:rsidRDefault="0061106A" w:rsidP="00BA01FC">
      <w:pPr>
        <w:spacing w:before="0" w:after="0"/>
        <w:rPr>
          <w:rFonts w:cs="Lucida Sans"/>
          <w:kern w:val="0"/>
          <w:szCs w:val="22"/>
          <w:lang w:eastAsia="de-CH"/>
        </w:rPr>
      </w:pPr>
      <w:r>
        <w:rPr>
          <w:rFonts w:cs="Lucida Sans"/>
          <w:kern w:val="0"/>
          <w:szCs w:val="22"/>
          <w:lang w:eastAsia="de-CH"/>
        </w:rPr>
        <w:t xml:space="preserve">Aus dieser Sichtweise würde sich das komplette Outsourcen der gesamten Logistik im WHR lohnen. Nachfolgend eine Auflistung von </w:t>
      </w:r>
      <w:r w:rsidRPr="0061106A">
        <w:rPr>
          <w:rFonts w:cs="Lucida Sans"/>
          <w:color w:val="00B050"/>
          <w:kern w:val="0"/>
          <w:szCs w:val="22"/>
          <w:lang w:eastAsia="de-CH"/>
        </w:rPr>
        <w:t>positiven</w:t>
      </w:r>
      <w:r>
        <w:rPr>
          <w:rFonts w:cs="Lucida Sans"/>
          <w:kern w:val="0"/>
          <w:szCs w:val="22"/>
          <w:lang w:eastAsia="de-CH"/>
        </w:rPr>
        <w:t xml:space="preserve"> und </w:t>
      </w:r>
      <w:r w:rsidRPr="0061106A">
        <w:rPr>
          <w:rFonts w:cs="Lucida Sans"/>
          <w:color w:val="FF0000"/>
          <w:kern w:val="0"/>
          <w:szCs w:val="22"/>
          <w:lang w:eastAsia="de-CH"/>
        </w:rPr>
        <w:t>negativen</w:t>
      </w:r>
      <w:r>
        <w:rPr>
          <w:rFonts w:cs="Lucida Sans"/>
          <w:kern w:val="0"/>
          <w:szCs w:val="22"/>
          <w:lang w:eastAsia="de-CH"/>
        </w:rPr>
        <w:t xml:space="preserve"> Aspekten für das WHR:</w:t>
      </w:r>
    </w:p>
    <w:p w:rsidR="0061106A" w:rsidRDefault="0061106A" w:rsidP="00BA01FC">
      <w:pPr>
        <w:spacing w:before="0" w:after="0"/>
        <w:rPr>
          <w:rFonts w:cs="Lucida Sans"/>
          <w:color w:val="00B050"/>
          <w:kern w:val="0"/>
          <w:szCs w:val="22"/>
          <w:lang w:eastAsia="de-CH"/>
        </w:rPr>
      </w:pPr>
      <w:r w:rsidRPr="0061106A">
        <w:rPr>
          <w:rFonts w:cs="Lucida Sans"/>
          <w:color w:val="00B050"/>
          <w:kern w:val="0"/>
          <w:szCs w:val="22"/>
          <w:lang w:eastAsia="de-CH"/>
        </w:rPr>
        <w:t>- Reduktion der gelagerten Ware</w:t>
      </w:r>
    </w:p>
    <w:p w:rsidR="0061106A" w:rsidRPr="0061106A" w:rsidRDefault="0061106A" w:rsidP="00BA01FC">
      <w:pPr>
        <w:spacing w:before="0" w:after="0"/>
        <w:rPr>
          <w:rFonts w:cs="Lucida Sans"/>
          <w:color w:val="00B050"/>
          <w:kern w:val="0"/>
          <w:szCs w:val="22"/>
          <w:lang w:eastAsia="de-CH"/>
        </w:rPr>
      </w:pPr>
      <w:r w:rsidRPr="0061106A">
        <w:rPr>
          <w:rFonts w:cs="Lucida Sans"/>
          <w:color w:val="FF0000"/>
          <w:kern w:val="0"/>
          <w:szCs w:val="22"/>
          <w:lang w:eastAsia="de-CH"/>
        </w:rPr>
        <w:t>- Verlust an Kontrolle und Einflussnahme</w:t>
      </w:r>
    </w:p>
    <w:p w:rsidR="00C23279" w:rsidRDefault="0061106A" w:rsidP="00BA01FC">
      <w:pPr>
        <w:spacing w:before="0" w:after="0"/>
        <w:rPr>
          <w:rFonts w:cs="Lucida Sans"/>
          <w:color w:val="00B050"/>
          <w:kern w:val="0"/>
          <w:szCs w:val="22"/>
          <w:lang w:eastAsia="de-CH"/>
        </w:rPr>
      </w:pPr>
      <w:r>
        <w:rPr>
          <w:rFonts w:cs="Lucida Sans"/>
          <w:kern w:val="0"/>
          <w:szCs w:val="22"/>
          <w:lang w:eastAsia="de-CH"/>
        </w:rPr>
        <w:t xml:space="preserve">- </w:t>
      </w:r>
      <w:r w:rsidRPr="0061106A">
        <w:rPr>
          <w:rFonts w:cs="Lucida Sans"/>
          <w:color w:val="00B050"/>
          <w:kern w:val="0"/>
          <w:szCs w:val="22"/>
          <w:lang w:eastAsia="de-CH"/>
        </w:rPr>
        <w:t xml:space="preserve">Konzentration auf die Kernkompetenzen </w:t>
      </w:r>
    </w:p>
    <w:p w:rsidR="0061106A" w:rsidRDefault="0061106A" w:rsidP="00BA01FC">
      <w:pPr>
        <w:spacing w:before="0" w:after="0"/>
        <w:rPr>
          <w:rFonts w:cs="Lucida Sans"/>
          <w:color w:val="FF0000"/>
          <w:kern w:val="0"/>
          <w:szCs w:val="22"/>
          <w:lang w:eastAsia="de-CH"/>
        </w:rPr>
      </w:pPr>
      <w:r w:rsidRPr="0061106A">
        <w:rPr>
          <w:rFonts w:cs="Lucida Sans"/>
          <w:color w:val="FF0000"/>
          <w:kern w:val="0"/>
          <w:szCs w:val="22"/>
          <w:lang w:eastAsia="de-CH"/>
        </w:rPr>
        <w:t xml:space="preserve">- Abhängigkeit vom Logistikdienstleiter </w:t>
      </w:r>
      <w:r>
        <w:rPr>
          <w:rFonts w:cs="Lucida Sans"/>
          <w:color w:val="FF0000"/>
          <w:kern w:val="0"/>
          <w:szCs w:val="22"/>
          <w:lang w:eastAsia="de-CH"/>
        </w:rPr>
        <w:t>im Zusammenhang mit Produkteauwahl</w:t>
      </w:r>
    </w:p>
    <w:p w:rsidR="0061106A" w:rsidRDefault="0061106A" w:rsidP="00BA01FC">
      <w:pPr>
        <w:spacing w:before="0" w:after="0"/>
        <w:rPr>
          <w:rFonts w:cs="Lucida Sans"/>
          <w:color w:val="FF0000"/>
          <w:kern w:val="0"/>
          <w:szCs w:val="22"/>
          <w:lang w:eastAsia="de-CH"/>
        </w:rPr>
      </w:pPr>
      <w:r>
        <w:rPr>
          <w:rFonts w:cs="Lucida Sans"/>
          <w:color w:val="FF0000"/>
          <w:kern w:val="0"/>
          <w:szCs w:val="22"/>
          <w:lang w:eastAsia="de-CH"/>
        </w:rPr>
        <w:t>- Veränderung des Leistungsumfanges</w:t>
      </w:r>
    </w:p>
    <w:p w:rsidR="0061106A" w:rsidRDefault="0061106A" w:rsidP="00BA01FC">
      <w:pPr>
        <w:spacing w:before="0" w:after="0"/>
        <w:rPr>
          <w:rFonts w:cs="Lucida Sans"/>
          <w:color w:val="00B050"/>
          <w:kern w:val="0"/>
          <w:szCs w:val="22"/>
          <w:lang w:eastAsia="de-CH"/>
        </w:rPr>
      </w:pPr>
      <w:r w:rsidRPr="0061106A">
        <w:rPr>
          <w:rFonts w:cs="Lucida Sans"/>
          <w:color w:val="00B050"/>
          <w:kern w:val="0"/>
          <w:szCs w:val="22"/>
          <w:lang w:eastAsia="de-CH"/>
        </w:rPr>
        <w:t>- Profitieren vom Know How des Logistikdienstleisters</w:t>
      </w:r>
    </w:p>
    <w:p w:rsidR="0061106A" w:rsidRDefault="0061106A" w:rsidP="00BA01FC">
      <w:pPr>
        <w:spacing w:before="0" w:after="0"/>
        <w:rPr>
          <w:rFonts w:cs="Lucida Sans"/>
          <w:color w:val="00B050"/>
          <w:kern w:val="0"/>
          <w:szCs w:val="22"/>
          <w:lang w:eastAsia="de-CH"/>
        </w:rPr>
      </w:pPr>
      <w:r>
        <w:rPr>
          <w:rFonts w:cs="Lucida Sans"/>
          <w:color w:val="00B050"/>
          <w:kern w:val="0"/>
          <w:szCs w:val="22"/>
          <w:lang w:eastAsia="de-CH"/>
        </w:rPr>
        <w:t>- Variabilisierung der Kosten. Fixe werden in variable Kosten umgewandelt.</w:t>
      </w:r>
    </w:p>
    <w:p w:rsidR="0061106A" w:rsidRDefault="0061106A" w:rsidP="00BA01FC">
      <w:pPr>
        <w:spacing w:before="0" w:after="0"/>
        <w:rPr>
          <w:rFonts w:cs="Lucida Sans"/>
          <w:color w:val="00B050"/>
          <w:kern w:val="0"/>
          <w:szCs w:val="22"/>
          <w:lang w:eastAsia="de-CH"/>
        </w:rPr>
      </w:pPr>
      <w:r>
        <w:rPr>
          <w:rFonts w:cs="Lucida Sans"/>
          <w:color w:val="00B050"/>
          <w:kern w:val="0"/>
          <w:szCs w:val="22"/>
          <w:lang w:eastAsia="de-CH"/>
        </w:rPr>
        <w:t>- Volumenflexibilität. Auf kurzfristige Volumenschwankungen kann rasch reagiert werden</w:t>
      </w:r>
    </w:p>
    <w:p w:rsidR="0061106A" w:rsidRPr="0061106A" w:rsidRDefault="0061106A" w:rsidP="00BA01FC">
      <w:pPr>
        <w:spacing w:before="0" w:after="0"/>
        <w:rPr>
          <w:rFonts w:cs="Lucida Sans"/>
          <w:color w:val="FF0000"/>
          <w:kern w:val="0"/>
          <w:szCs w:val="22"/>
          <w:lang w:eastAsia="de-CH"/>
        </w:rPr>
      </w:pPr>
      <w:r>
        <w:rPr>
          <w:rFonts w:cs="Lucida Sans"/>
          <w:color w:val="00B050"/>
          <w:kern w:val="0"/>
          <w:szCs w:val="22"/>
          <w:lang w:eastAsia="de-CH"/>
        </w:rPr>
        <w:t xml:space="preserve">- </w:t>
      </w:r>
      <w:r w:rsidRPr="0061106A">
        <w:rPr>
          <w:rFonts w:cs="Lucida Sans"/>
          <w:color w:val="FF0000"/>
          <w:kern w:val="0"/>
          <w:szCs w:val="22"/>
          <w:lang w:eastAsia="de-CH"/>
        </w:rPr>
        <w:t xml:space="preserve">IT Probleme / Schnittstellen </w:t>
      </w:r>
    </w:p>
    <w:p w:rsidR="0061106A" w:rsidRPr="0061106A" w:rsidRDefault="0061106A" w:rsidP="00BA01FC">
      <w:pPr>
        <w:spacing w:before="0" w:after="0"/>
        <w:rPr>
          <w:rFonts w:cs="Lucida Sans"/>
          <w:color w:val="FF0000"/>
          <w:kern w:val="0"/>
          <w:szCs w:val="22"/>
          <w:lang w:eastAsia="de-CH"/>
        </w:rPr>
      </w:pPr>
    </w:p>
    <w:p w:rsidR="00C23279" w:rsidRDefault="003D125F" w:rsidP="00BA01FC">
      <w:pPr>
        <w:spacing w:before="0" w:after="0"/>
        <w:rPr>
          <w:rFonts w:cs="Lucida Sans"/>
          <w:kern w:val="0"/>
          <w:szCs w:val="22"/>
          <w:lang w:eastAsia="de-CH"/>
        </w:rPr>
      </w:pPr>
      <w:r>
        <w:rPr>
          <w:rFonts w:cs="Lucida Sans"/>
          <w:kern w:val="0"/>
          <w:szCs w:val="22"/>
          <w:lang w:eastAsia="de-CH"/>
        </w:rPr>
        <w:t xml:space="preserve">Bernd Müller- Dauppert beschreibt in seinem Buch über Logistik-Outsourcing die folgenden Alternativen. </w:t>
      </w:r>
    </w:p>
    <w:p w:rsidR="00CD238D" w:rsidRDefault="00CD238D" w:rsidP="00CD238D">
      <w:pPr>
        <w:spacing w:before="0" w:after="0"/>
        <w:rPr>
          <w:rFonts w:cs="Lucida Sans"/>
          <w:kern w:val="0"/>
          <w:szCs w:val="22"/>
          <w:lang w:eastAsia="de-CH"/>
        </w:rPr>
      </w:pPr>
      <w:bookmarkStart w:id="43" w:name="_GoBack"/>
      <w:bookmarkEnd w:id="43"/>
      <w:r>
        <w:rPr>
          <w:noProof/>
          <w:lang w:eastAsia="de-CH"/>
        </w:rPr>
        <w:lastRenderedPageBreak/>
        <w:drawing>
          <wp:inline distT="0" distB="0" distL="0" distR="0" wp14:anchorId="1B7BCED1" wp14:editId="57DEFFD8">
            <wp:extent cx="4152900" cy="4033544"/>
            <wp:effectExtent l="0" t="0" r="0" b="508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55774" cy="4036335"/>
                    </a:xfrm>
                    <a:prstGeom prst="rect">
                      <a:avLst/>
                    </a:prstGeom>
                  </pic:spPr>
                </pic:pic>
              </a:graphicData>
            </a:graphic>
          </wp:inline>
        </w:drawing>
      </w:r>
    </w:p>
    <w:p w:rsidR="00CD238D" w:rsidRPr="00CD238D" w:rsidRDefault="00CD238D" w:rsidP="00CD238D">
      <w:pPr>
        <w:spacing w:before="0" w:after="0"/>
        <w:rPr>
          <w:rFonts w:cs="Lucida Sans"/>
          <w:kern w:val="0"/>
          <w:szCs w:val="22"/>
          <w:lang w:eastAsia="de-CH"/>
        </w:rPr>
      </w:pPr>
      <w:r>
        <w:rPr>
          <w:noProof/>
          <w:lang w:eastAsia="de-CH"/>
        </w:rPr>
        <w:drawing>
          <wp:inline distT="0" distB="0" distL="0" distR="0" wp14:anchorId="19ABDBB9" wp14:editId="5A73D686">
            <wp:extent cx="3672840" cy="3409514"/>
            <wp:effectExtent l="0" t="0" r="3810" b="635"/>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75991" cy="3412439"/>
                    </a:xfrm>
                    <a:prstGeom prst="rect">
                      <a:avLst/>
                    </a:prstGeom>
                  </pic:spPr>
                </pic:pic>
              </a:graphicData>
            </a:graphic>
          </wp:inline>
        </w:drawing>
      </w:r>
      <w:r>
        <w:rPr>
          <w:rFonts w:cs="Lucida Sans"/>
          <w:kern w:val="0"/>
          <w:szCs w:val="22"/>
          <w:lang w:eastAsia="de-CH"/>
        </w:rPr>
        <w:br/>
      </w:r>
    </w:p>
    <w:p w:rsidR="00CD238D" w:rsidRDefault="00CD238D" w:rsidP="00BA01FC">
      <w:pPr>
        <w:spacing w:before="0" w:after="0"/>
        <w:rPr>
          <w:rFonts w:cs="Lucida Sans"/>
          <w:kern w:val="0"/>
          <w:szCs w:val="22"/>
          <w:lang w:eastAsia="de-CH"/>
        </w:rPr>
      </w:pPr>
      <w:r>
        <w:rPr>
          <w:noProof/>
          <w:lang w:eastAsia="de-CH"/>
        </w:rPr>
        <w:lastRenderedPageBreak/>
        <w:drawing>
          <wp:inline distT="0" distB="0" distL="0" distR="0" wp14:anchorId="1423E91D" wp14:editId="79A2C2AF">
            <wp:extent cx="6120130" cy="4520565"/>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520565"/>
                    </a:xfrm>
                    <a:prstGeom prst="rect">
                      <a:avLst/>
                    </a:prstGeom>
                  </pic:spPr>
                </pic:pic>
              </a:graphicData>
            </a:graphic>
          </wp:inline>
        </w:drawing>
      </w:r>
    </w:p>
    <w:p w:rsidR="00A346B1" w:rsidRDefault="0020176D" w:rsidP="00BA01FC">
      <w:pPr>
        <w:spacing w:before="0" w:after="0"/>
        <w:rPr>
          <w:rFonts w:cs="Lucida Sans"/>
          <w:kern w:val="0"/>
          <w:szCs w:val="22"/>
          <w:lang w:eastAsia="de-CH"/>
        </w:rPr>
      </w:pPr>
      <w:r>
        <w:rPr>
          <w:rFonts w:cs="Lucida Sans"/>
          <w:kern w:val="0"/>
          <w:szCs w:val="22"/>
          <w:lang w:eastAsia="de-CH"/>
        </w:rPr>
        <w:tab/>
      </w:r>
    </w:p>
    <w:p w:rsidR="00DD2789" w:rsidRDefault="006043DF" w:rsidP="00BA01FC">
      <w:pPr>
        <w:spacing w:before="0" w:after="0"/>
        <w:rPr>
          <w:rFonts w:cs="Lucida Sans"/>
          <w:kern w:val="0"/>
          <w:szCs w:val="22"/>
          <w:lang w:eastAsia="de-CH"/>
        </w:rPr>
      </w:pPr>
      <w:sdt>
        <w:sdtPr>
          <w:rPr>
            <w:rFonts w:cs="Lucida Sans"/>
            <w:kern w:val="0"/>
            <w:szCs w:val="22"/>
            <w:lang w:eastAsia="de-CH"/>
          </w:rPr>
          <w:id w:val="-1096947977"/>
          <w:citation/>
        </w:sdtPr>
        <w:sdtContent>
          <w:r w:rsidR="00DD2789">
            <w:rPr>
              <w:rFonts w:cs="Lucida Sans"/>
              <w:kern w:val="0"/>
              <w:szCs w:val="22"/>
              <w:lang w:eastAsia="de-CH"/>
            </w:rPr>
            <w:fldChar w:fldCharType="begin"/>
          </w:r>
          <w:r w:rsidR="00443F00">
            <w:rPr>
              <w:rFonts w:cs="Lucida Sans"/>
              <w:kern w:val="0"/>
              <w:szCs w:val="22"/>
              <w:lang w:eastAsia="de-CH"/>
            </w:rPr>
            <w:instrText xml:space="preserve">CITATION Bew17 \l 2055 </w:instrText>
          </w:r>
          <w:r w:rsidR="00DD2789">
            <w:rPr>
              <w:rFonts w:cs="Lucida Sans"/>
              <w:kern w:val="0"/>
              <w:szCs w:val="22"/>
              <w:lang w:eastAsia="de-CH"/>
            </w:rPr>
            <w:fldChar w:fldCharType="separate"/>
          </w:r>
          <w:r w:rsidRPr="006043DF">
            <w:rPr>
              <w:rFonts w:cs="Lucida Sans"/>
              <w:noProof/>
              <w:kern w:val="0"/>
              <w:szCs w:val="22"/>
              <w:lang w:eastAsia="de-CH"/>
            </w:rPr>
            <w:t>(Schweiger, 2017)</w:t>
          </w:r>
          <w:r w:rsidR="00DD2789">
            <w:rPr>
              <w:rFonts w:cs="Lucida Sans"/>
              <w:kern w:val="0"/>
              <w:szCs w:val="22"/>
              <w:lang w:eastAsia="de-CH"/>
            </w:rPr>
            <w:fldChar w:fldCharType="end"/>
          </w:r>
        </w:sdtContent>
      </w:sdt>
    </w:p>
    <w:p w:rsidR="00CD238D" w:rsidRDefault="006043DF" w:rsidP="00BA01FC">
      <w:pPr>
        <w:spacing w:before="0" w:after="0"/>
        <w:rPr>
          <w:rFonts w:cs="Lucida Sans"/>
          <w:kern w:val="0"/>
          <w:szCs w:val="22"/>
          <w:lang w:eastAsia="de-CH"/>
        </w:rPr>
      </w:pPr>
      <w:sdt>
        <w:sdtPr>
          <w:rPr>
            <w:rFonts w:cs="Lucida Sans"/>
            <w:kern w:val="0"/>
            <w:szCs w:val="22"/>
            <w:lang w:eastAsia="de-CH"/>
          </w:rPr>
          <w:id w:val="661278400"/>
          <w:citation/>
        </w:sdtPr>
        <w:sdtContent>
          <w:r w:rsidR="00CD238D">
            <w:rPr>
              <w:rFonts w:cs="Lucida Sans"/>
              <w:kern w:val="0"/>
              <w:szCs w:val="22"/>
              <w:lang w:eastAsia="de-CH"/>
            </w:rPr>
            <w:fldChar w:fldCharType="begin"/>
          </w:r>
          <w:r w:rsidR="00CD238D">
            <w:rPr>
              <w:rFonts w:cs="Lucida Sans"/>
              <w:kern w:val="0"/>
              <w:szCs w:val="22"/>
              <w:lang w:eastAsia="de-CH"/>
            </w:rPr>
            <w:instrText xml:space="preserve"> CITATION Ber05 \l 2055 </w:instrText>
          </w:r>
          <w:r w:rsidR="00CD238D">
            <w:rPr>
              <w:rFonts w:cs="Lucida Sans"/>
              <w:kern w:val="0"/>
              <w:szCs w:val="22"/>
              <w:lang w:eastAsia="de-CH"/>
            </w:rPr>
            <w:fldChar w:fldCharType="separate"/>
          </w:r>
          <w:r w:rsidRPr="006043DF">
            <w:rPr>
              <w:rFonts w:cs="Lucida Sans"/>
              <w:noProof/>
              <w:kern w:val="0"/>
              <w:szCs w:val="22"/>
              <w:lang w:eastAsia="de-CH"/>
            </w:rPr>
            <w:t>(Dauppert, 2005)</w:t>
          </w:r>
          <w:r w:rsidR="00CD238D">
            <w:rPr>
              <w:rFonts w:cs="Lucida Sans"/>
              <w:kern w:val="0"/>
              <w:szCs w:val="22"/>
              <w:lang w:eastAsia="de-CH"/>
            </w:rPr>
            <w:fldChar w:fldCharType="end"/>
          </w:r>
        </w:sdtContent>
      </w:sdt>
    </w:p>
    <w:p w:rsidR="00C23279" w:rsidRDefault="00C23279" w:rsidP="00BA01FC">
      <w:pPr>
        <w:spacing w:before="0" w:after="0"/>
        <w:rPr>
          <w:rFonts w:cs="Lucida Sans"/>
          <w:kern w:val="0"/>
          <w:szCs w:val="22"/>
          <w:lang w:eastAsia="de-CH"/>
        </w:rPr>
      </w:pPr>
    </w:p>
    <w:p w:rsidR="00C23279" w:rsidRDefault="00C23279" w:rsidP="00BA01FC">
      <w:pPr>
        <w:spacing w:before="0" w:after="0"/>
        <w:rPr>
          <w:rFonts w:cs="Lucida Sans"/>
          <w:kern w:val="0"/>
          <w:szCs w:val="22"/>
          <w:lang w:eastAsia="de-CH"/>
        </w:rPr>
      </w:pPr>
      <w:r>
        <w:rPr>
          <w:noProof/>
          <w:lang w:eastAsia="de-CH"/>
        </w:rPr>
        <w:drawing>
          <wp:inline distT="0" distB="0" distL="0" distR="0" wp14:anchorId="7347BE3A" wp14:editId="2225358F">
            <wp:extent cx="4777740" cy="2832043"/>
            <wp:effectExtent l="0" t="0" r="3810"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82767" cy="2835023"/>
                    </a:xfrm>
                    <a:prstGeom prst="rect">
                      <a:avLst/>
                    </a:prstGeom>
                  </pic:spPr>
                </pic:pic>
              </a:graphicData>
            </a:graphic>
          </wp:inline>
        </w:drawing>
      </w:r>
    </w:p>
    <w:p w:rsidR="00C47071" w:rsidRPr="00BA01FC" w:rsidRDefault="00C47071" w:rsidP="00BA01FC">
      <w:pPr>
        <w:spacing w:before="0" w:after="0"/>
        <w:rPr>
          <w:rFonts w:cs="Lucida Sans"/>
          <w:kern w:val="0"/>
          <w:szCs w:val="22"/>
          <w:lang w:eastAsia="de-CH"/>
        </w:rPr>
      </w:pPr>
    </w:p>
    <w:p w:rsidR="00E115C0" w:rsidRDefault="00E115C0" w:rsidP="00F82EA3">
      <w:pPr>
        <w:pStyle w:val="berschrift2"/>
        <w:rPr>
          <w:lang w:eastAsia="de-CH"/>
        </w:rPr>
      </w:pPr>
      <w:bookmarkStart w:id="44" w:name="_Toc472682655"/>
      <w:r>
        <w:rPr>
          <w:lang w:eastAsia="de-CH"/>
        </w:rPr>
        <w:lastRenderedPageBreak/>
        <w:t>Warenkontrolle</w:t>
      </w:r>
      <w:bookmarkEnd w:id="44"/>
      <w:r>
        <w:rPr>
          <w:lang w:eastAsia="de-CH"/>
        </w:rPr>
        <w:tab/>
      </w:r>
    </w:p>
    <w:p w:rsidR="00165746" w:rsidRDefault="00E115C0" w:rsidP="004A112D">
      <w:pPr>
        <w:spacing w:before="0" w:after="0"/>
        <w:rPr>
          <w:rFonts w:cs="Lucida Sans"/>
          <w:kern w:val="0"/>
          <w:szCs w:val="22"/>
          <w:lang w:eastAsia="de-CH"/>
        </w:rPr>
      </w:pPr>
      <w:r>
        <w:rPr>
          <w:rFonts w:cs="Lucida Sans"/>
          <w:kern w:val="0"/>
          <w:szCs w:val="22"/>
          <w:lang w:eastAsia="de-CH"/>
        </w:rPr>
        <w:t xml:space="preserve">Einen Standard, wie die Ware durch wen beim Wareneingang kontrolliert wird, ist nicht vorhanden. Jeder Mitarbeiter kontrolliert, ob die Lieferung mit dem Lieferschein übereinstimmt und ob es keine Transportschäden hat. </w:t>
      </w:r>
    </w:p>
    <w:p w:rsidR="00E115C0" w:rsidRDefault="00E115C0" w:rsidP="00E115C0">
      <w:pPr>
        <w:pStyle w:val="berschrift3"/>
        <w:rPr>
          <w:lang w:eastAsia="de-CH"/>
        </w:rPr>
      </w:pPr>
      <w:bookmarkStart w:id="45" w:name="_Toc472682656"/>
      <w:r>
        <w:rPr>
          <w:lang w:eastAsia="de-CH"/>
        </w:rPr>
        <w:t>Optimierung Warenkontrolle</w:t>
      </w:r>
      <w:bookmarkEnd w:id="45"/>
      <w:r>
        <w:rPr>
          <w:lang w:eastAsia="de-CH"/>
        </w:rPr>
        <w:t xml:space="preserve"> </w:t>
      </w:r>
    </w:p>
    <w:p w:rsidR="0078497F" w:rsidRDefault="0078497F" w:rsidP="0078497F">
      <w:pPr>
        <w:pStyle w:val="Listenabsatz"/>
        <w:numPr>
          <w:ilvl w:val="0"/>
          <w:numId w:val="45"/>
        </w:numPr>
        <w:spacing w:before="0" w:after="0"/>
        <w:rPr>
          <w:rFonts w:cs="Lucida Sans"/>
          <w:kern w:val="0"/>
          <w:szCs w:val="22"/>
          <w:lang w:eastAsia="de-CH"/>
        </w:rPr>
      </w:pPr>
      <w:r w:rsidRPr="0078497F">
        <w:rPr>
          <w:rFonts w:cs="Lucida Sans"/>
          <w:kern w:val="0"/>
          <w:szCs w:val="22"/>
          <w:lang w:eastAsia="de-CH"/>
        </w:rPr>
        <w:t>E</w:t>
      </w:r>
      <w:r>
        <w:rPr>
          <w:rFonts w:cs="Lucida Sans"/>
          <w:kern w:val="0"/>
          <w:szCs w:val="22"/>
          <w:lang w:eastAsia="de-CH"/>
        </w:rPr>
        <w:t xml:space="preserve">in Standard für die Warenkontrolle muss erarbeitet werden. Wer kontrolliert wann und wo die eingegangene Ware. </w:t>
      </w:r>
    </w:p>
    <w:p w:rsidR="0078497F" w:rsidRPr="0078497F" w:rsidRDefault="0078497F" w:rsidP="0078497F">
      <w:pPr>
        <w:pStyle w:val="Listenabsatz"/>
        <w:numPr>
          <w:ilvl w:val="0"/>
          <w:numId w:val="45"/>
        </w:numPr>
        <w:spacing w:before="0" w:after="0"/>
        <w:rPr>
          <w:rFonts w:cs="Lucida Sans"/>
          <w:kern w:val="0"/>
          <w:szCs w:val="22"/>
          <w:lang w:eastAsia="de-CH"/>
        </w:rPr>
      </w:pPr>
      <w:r>
        <w:rPr>
          <w:rFonts w:cs="Lucida Sans"/>
          <w:kern w:val="0"/>
          <w:szCs w:val="22"/>
          <w:lang w:eastAsia="de-CH"/>
        </w:rPr>
        <w:t xml:space="preserve">Hilfsmittel evaluieren. Können Scanlösungen eingesetzt werden? </w:t>
      </w:r>
    </w:p>
    <w:p w:rsidR="004A112D" w:rsidRDefault="004A112D" w:rsidP="004A112D">
      <w:pPr>
        <w:spacing w:before="0" w:after="0"/>
        <w:rPr>
          <w:rFonts w:cs="Lucida Sans"/>
          <w:kern w:val="0"/>
          <w:sz w:val="24"/>
          <w:szCs w:val="24"/>
          <w:lang w:eastAsia="de-CH"/>
        </w:rPr>
      </w:pPr>
    </w:p>
    <w:p w:rsidR="00824AD5" w:rsidRDefault="00824AD5" w:rsidP="004A112D">
      <w:pPr>
        <w:spacing w:before="0" w:after="0"/>
        <w:rPr>
          <w:rFonts w:cs="Lucida Sans"/>
          <w:kern w:val="0"/>
          <w:sz w:val="24"/>
          <w:szCs w:val="24"/>
          <w:lang w:eastAsia="de-CH"/>
        </w:rPr>
      </w:pPr>
    </w:p>
    <w:p w:rsidR="00A365E4" w:rsidRDefault="00A365E4" w:rsidP="00824AD5">
      <w:pPr>
        <w:rPr>
          <w:lang w:eastAsia="de-CH"/>
        </w:rPr>
      </w:pPr>
    </w:p>
    <w:p w:rsidR="006C6C17" w:rsidRDefault="006C6C17" w:rsidP="00824AD5">
      <w:pPr>
        <w:rPr>
          <w:lang w:eastAsia="de-CH"/>
        </w:rPr>
      </w:pPr>
    </w:p>
    <w:p w:rsidR="001D4A60" w:rsidRDefault="001D4A60" w:rsidP="00AE00A3">
      <w:pPr>
        <w:pStyle w:val="berschrift1"/>
        <w:rPr>
          <w:lang w:eastAsia="de-CH"/>
        </w:rPr>
      </w:pPr>
      <w:bookmarkStart w:id="46" w:name="_Toc472682657"/>
      <w:r>
        <w:rPr>
          <w:lang w:eastAsia="de-CH"/>
        </w:rPr>
        <w:t>Evaluation ERP System</w:t>
      </w:r>
      <w:bookmarkEnd w:id="46"/>
    </w:p>
    <w:p w:rsidR="001D4A60" w:rsidRDefault="001D4A60" w:rsidP="004A112D">
      <w:pPr>
        <w:spacing w:before="0" w:after="0"/>
        <w:rPr>
          <w:rFonts w:cs="Lucida Sans"/>
          <w:color w:val="000000"/>
          <w:kern w:val="0"/>
          <w:szCs w:val="22"/>
          <w:lang w:eastAsia="de-CH"/>
        </w:rPr>
      </w:pPr>
      <w:r>
        <w:rPr>
          <w:rFonts w:cs="Lucida Sans"/>
          <w:color w:val="000000"/>
          <w:kern w:val="0"/>
          <w:szCs w:val="22"/>
          <w:lang w:eastAsia="de-CH"/>
        </w:rPr>
        <w:t xml:space="preserve">Um die Anforderungen zu kennen, muss ein </w:t>
      </w:r>
      <w:r w:rsidRPr="004A3830">
        <w:rPr>
          <w:rFonts w:cs="Lucida Sans"/>
          <w:color w:val="FF0000"/>
          <w:kern w:val="0"/>
          <w:szCs w:val="22"/>
          <w:lang w:eastAsia="de-CH"/>
        </w:rPr>
        <w:t xml:space="preserve">detailliertes Pflichtenheft </w:t>
      </w:r>
      <w:r>
        <w:rPr>
          <w:rFonts w:cs="Lucida Sans"/>
          <w:color w:val="000000"/>
          <w:kern w:val="0"/>
          <w:szCs w:val="22"/>
          <w:lang w:eastAsia="de-CH"/>
        </w:rPr>
        <w:t>erstellt werden. Dies besteht aus den folgenden Unterkapiteln:</w:t>
      </w:r>
    </w:p>
    <w:p w:rsidR="001D4A60" w:rsidRDefault="001D4A60" w:rsidP="004A112D">
      <w:pPr>
        <w:spacing w:before="0" w:after="0"/>
        <w:rPr>
          <w:rFonts w:cs="Lucida Sans"/>
          <w:color w:val="000000"/>
          <w:kern w:val="0"/>
          <w:szCs w:val="22"/>
          <w:lang w:eastAsia="de-CH"/>
        </w:rPr>
      </w:pPr>
    </w:p>
    <w:p w:rsidR="004A112D" w:rsidRPr="004A112D" w:rsidRDefault="004A112D" w:rsidP="004A112D">
      <w:pPr>
        <w:spacing w:before="0" w:after="0"/>
        <w:rPr>
          <w:rFonts w:cs="Lucida Sans"/>
          <w:kern w:val="0"/>
          <w:sz w:val="24"/>
          <w:szCs w:val="24"/>
          <w:lang w:eastAsia="de-CH"/>
        </w:rPr>
      </w:pPr>
      <w:r w:rsidRPr="004A112D">
        <w:rPr>
          <w:rFonts w:cs="Lucida Sans"/>
          <w:color w:val="000000"/>
          <w:kern w:val="0"/>
          <w:szCs w:val="22"/>
          <w:lang w:eastAsia="de-CH"/>
        </w:rPr>
        <w:t>       </w:t>
      </w:r>
      <w:r w:rsidRPr="004A112D">
        <w:rPr>
          <w:rFonts w:cs="Lucida Sans"/>
          <w:color w:val="000000"/>
          <w:kern w:val="0"/>
          <w:szCs w:val="22"/>
          <w:lang w:eastAsia="de-CH"/>
        </w:rPr>
        <w:tab/>
        <w:t>Architektur, Infrastruktur, IT Mittel</w:t>
      </w:r>
    </w:p>
    <w:p w:rsidR="004A112D" w:rsidRPr="004A112D" w:rsidRDefault="004A112D" w:rsidP="004A112D">
      <w:pPr>
        <w:spacing w:before="0" w:after="0"/>
        <w:rPr>
          <w:rFonts w:cs="Lucida Sans"/>
          <w:kern w:val="0"/>
          <w:sz w:val="24"/>
          <w:szCs w:val="24"/>
          <w:lang w:eastAsia="de-CH"/>
        </w:rPr>
      </w:pPr>
      <w:r w:rsidRPr="004A112D">
        <w:rPr>
          <w:rFonts w:cs="Lucida Sans"/>
          <w:color w:val="000000"/>
          <w:kern w:val="0"/>
          <w:szCs w:val="22"/>
          <w:lang w:eastAsia="de-CH"/>
        </w:rPr>
        <w:t>       </w:t>
      </w:r>
      <w:r w:rsidRPr="004A112D">
        <w:rPr>
          <w:rFonts w:cs="Lucida Sans"/>
          <w:color w:val="000000"/>
          <w:kern w:val="0"/>
          <w:szCs w:val="22"/>
          <w:lang w:eastAsia="de-CH"/>
        </w:rPr>
        <w:tab/>
        <w:t>Identifikation der Lokalitäten, Geräten, Personen</w:t>
      </w:r>
      <w:r w:rsidR="00A328CD">
        <w:rPr>
          <w:rFonts w:cs="Lucida Sans"/>
          <w:color w:val="000000"/>
          <w:kern w:val="0"/>
          <w:szCs w:val="22"/>
          <w:lang w:eastAsia="de-CH"/>
        </w:rPr>
        <w:t xml:space="preserve"> (Mitarbeitern und Bewohnenden) </w:t>
      </w:r>
    </w:p>
    <w:p w:rsidR="004A112D" w:rsidRPr="004A112D" w:rsidRDefault="004A112D" w:rsidP="004A112D">
      <w:pPr>
        <w:spacing w:before="0" w:after="0"/>
        <w:rPr>
          <w:rFonts w:cs="Lucida Sans"/>
          <w:kern w:val="0"/>
          <w:sz w:val="24"/>
          <w:szCs w:val="24"/>
          <w:lang w:eastAsia="de-CH"/>
        </w:rPr>
      </w:pPr>
      <w:r w:rsidRPr="004A112D">
        <w:rPr>
          <w:rFonts w:cs="Lucida Sans"/>
          <w:color w:val="000000"/>
          <w:kern w:val="0"/>
          <w:szCs w:val="22"/>
          <w:lang w:eastAsia="de-CH"/>
        </w:rPr>
        <w:t>       </w:t>
      </w:r>
      <w:r w:rsidRPr="004A112D">
        <w:rPr>
          <w:rFonts w:cs="Lucida Sans"/>
          <w:color w:val="000000"/>
          <w:kern w:val="0"/>
          <w:szCs w:val="22"/>
          <w:lang w:eastAsia="de-CH"/>
        </w:rPr>
        <w:tab/>
        <w:t>Warenlageru</w:t>
      </w:r>
      <w:r w:rsidR="00CD7190">
        <w:rPr>
          <w:rFonts w:cs="Lucida Sans"/>
          <w:color w:val="000000"/>
          <w:kern w:val="0"/>
          <w:szCs w:val="22"/>
          <w:lang w:eastAsia="de-CH"/>
        </w:rPr>
        <w:t xml:space="preserve">ng </w:t>
      </w:r>
    </w:p>
    <w:p w:rsidR="004A112D" w:rsidRDefault="004A112D" w:rsidP="004A112D">
      <w:pPr>
        <w:spacing w:before="0" w:after="0"/>
        <w:rPr>
          <w:rFonts w:cs="Lucida Sans"/>
          <w:color w:val="000000"/>
          <w:kern w:val="0"/>
          <w:szCs w:val="22"/>
          <w:lang w:eastAsia="de-CH"/>
        </w:rPr>
      </w:pPr>
      <w:r w:rsidRPr="004A112D">
        <w:rPr>
          <w:rFonts w:cs="Lucida Sans"/>
          <w:color w:val="000000"/>
          <w:kern w:val="0"/>
          <w:szCs w:val="22"/>
          <w:lang w:eastAsia="de-CH"/>
        </w:rPr>
        <w:t>       </w:t>
      </w:r>
      <w:r w:rsidRPr="004A112D">
        <w:rPr>
          <w:rFonts w:cs="Lucida Sans"/>
          <w:color w:val="000000"/>
          <w:kern w:val="0"/>
          <w:szCs w:val="22"/>
          <w:lang w:eastAsia="de-CH"/>
        </w:rPr>
        <w:tab/>
      </w:r>
      <w:r w:rsidR="00CD7190">
        <w:rPr>
          <w:rFonts w:cs="Lucida Sans"/>
          <w:color w:val="000000"/>
          <w:kern w:val="0"/>
          <w:szCs w:val="22"/>
          <w:lang w:eastAsia="de-CH"/>
        </w:rPr>
        <w:t xml:space="preserve">Definition </w:t>
      </w:r>
      <w:r w:rsidRPr="004A112D">
        <w:rPr>
          <w:rFonts w:cs="Lucida Sans"/>
          <w:color w:val="000000"/>
          <w:kern w:val="0"/>
          <w:szCs w:val="22"/>
          <w:lang w:eastAsia="de-CH"/>
        </w:rPr>
        <w:t xml:space="preserve">Artikelgruppen </w:t>
      </w:r>
    </w:p>
    <w:p w:rsidR="00CD7190" w:rsidRDefault="00CD7190" w:rsidP="004A112D">
      <w:pPr>
        <w:spacing w:before="0" w:after="0"/>
        <w:rPr>
          <w:rFonts w:cs="Lucida Sans"/>
          <w:color w:val="000000"/>
          <w:kern w:val="0"/>
          <w:szCs w:val="22"/>
          <w:lang w:eastAsia="de-CH"/>
        </w:rPr>
      </w:pPr>
    </w:p>
    <w:p w:rsidR="004A112D" w:rsidRPr="004A112D" w:rsidRDefault="004A112D" w:rsidP="004A112D">
      <w:pPr>
        <w:spacing w:before="0" w:after="0"/>
        <w:rPr>
          <w:rFonts w:cs="Lucida Sans"/>
          <w:kern w:val="0"/>
          <w:sz w:val="24"/>
          <w:szCs w:val="24"/>
          <w:lang w:eastAsia="de-CH"/>
        </w:rPr>
      </w:pPr>
      <w:r w:rsidRPr="004A112D">
        <w:rPr>
          <w:rFonts w:cs="Lucida Sans"/>
          <w:color w:val="000000"/>
          <w:kern w:val="0"/>
          <w:szCs w:val="22"/>
          <w:lang w:eastAsia="de-CH"/>
        </w:rPr>
        <w:t>    </w:t>
      </w:r>
      <w:r w:rsidR="00CD7190">
        <w:rPr>
          <w:rFonts w:cs="Lucida Sans"/>
          <w:color w:val="000000"/>
          <w:kern w:val="0"/>
          <w:szCs w:val="22"/>
          <w:lang w:eastAsia="de-CH"/>
        </w:rPr>
        <w:tab/>
      </w:r>
      <w:r w:rsidRPr="004A112D">
        <w:rPr>
          <w:rFonts w:cs="Lucida Sans"/>
          <w:color w:val="000000"/>
          <w:kern w:val="0"/>
          <w:szCs w:val="22"/>
          <w:lang w:eastAsia="de-CH"/>
        </w:rPr>
        <w:t>Automatisierung der Abläufe</w:t>
      </w:r>
    </w:p>
    <w:p w:rsidR="004A112D" w:rsidRDefault="004A112D" w:rsidP="004A112D">
      <w:pPr>
        <w:spacing w:before="0" w:after="0"/>
        <w:rPr>
          <w:rFonts w:cs="Lucida Sans"/>
          <w:color w:val="000000"/>
          <w:kern w:val="0"/>
          <w:szCs w:val="22"/>
          <w:lang w:eastAsia="de-CH"/>
        </w:rPr>
      </w:pPr>
      <w:r w:rsidRPr="004A112D">
        <w:rPr>
          <w:rFonts w:cs="Lucida Sans"/>
          <w:color w:val="000000"/>
          <w:kern w:val="0"/>
          <w:szCs w:val="22"/>
          <w:lang w:eastAsia="de-CH"/>
        </w:rPr>
        <w:t>       </w:t>
      </w:r>
      <w:r w:rsidRPr="004A112D">
        <w:rPr>
          <w:rFonts w:cs="Lucida Sans"/>
          <w:color w:val="000000"/>
          <w:kern w:val="0"/>
          <w:szCs w:val="22"/>
          <w:lang w:eastAsia="de-CH"/>
        </w:rPr>
        <w:tab/>
      </w:r>
      <w:r w:rsidR="00CD7190">
        <w:rPr>
          <w:rFonts w:cs="Lucida Sans"/>
          <w:color w:val="000000"/>
          <w:kern w:val="0"/>
          <w:szCs w:val="22"/>
          <w:lang w:eastAsia="de-CH"/>
        </w:rPr>
        <w:t xml:space="preserve">Funktionale / </w:t>
      </w:r>
      <w:r w:rsidRPr="004A112D">
        <w:rPr>
          <w:rFonts w:cs="Lucida Sans"/>
          <w:color w:val="000000"/>
          <w:kern w:val="0"/>
          <w:szCs w:val="22"/>
          <w:lang w:eastAsia="de-CH"/>
        </w:rPr>
        <w:t>Nicht funktionelle Anforderungen</w:t>
      </w:r>
    </w:p>
    <w:p w:rsidR="00CD7190" w:rsidRDefault="00CD7190" w:rsidP="004A112D">
      <w:pPr>
        <w:spacing w:before="0" w:after="0"/>
        <w:rPr>
          <w:rFonts w:cs="Lucida Sans"/>
          <w:color w:val="000000"/>
          <w:kern w:val="0"/>
          <w:szCs w:val="22"/>
          <w:lang w:eastAsia="de-CH"/>
        </w:rPr>
      </w:pPr>
    </w:p>
    <w:p w:rsidR="0058103C" w:rsidRDefault="0058103C" w:rsidP="0058103C">
      <w:pPr>
        <w:pStyle w:val="berschrift2"/>
        <w:rPr>
          <w:lang w:eastAsia="de-CH"/>
        </w:rPr>
      </w:pPr>
      <w:bookmarkStart w:id="47" w:name="_Toc472682658"/>
      <w:r>
        <w:rPr>
          <w:lang w:eastAsia="de-CH"/>
        </w:rPr>
        <w:t>Software auswählen</w:t>
      </w:r>
      <w:bookmarkEnd w:id="47"/>
    </w:p>
    <w:p w:rsidR="00CD7190" w:rsidRPr="004A112D" w:rsidRDefault="00CD7190" w:rsidP="004A112D">
      <w:pPr>
        <w:spacing w:before="0" w:after="0"/>
        <w:rPr>
          <w:rFonts w:cs="Lucida Sans"/>
          <w:kern w:val="0"/>
          <w:sz w:val="24"/>
          <w:szCs w:val="24"/>
          <w:lang w:eastAsia="de-CH"/>
        </w:rPr>
      </w:pPr>
    </w:p>
    <w:p w:rsidR="0058103C" w:rsidRDefault="0058103C" w:rsidP="004A112D">
      <w:pPr>
        <w:spacing w:before="0" w:after="0"/>
        <w:rPr>
          <w:rFonts w:cs="Lucida Sans"/>
          <w:color w:val="000000"/>
          <w:kern w:val="0"/>
          <w:szCs w:val="22"/>
          <w:lang w:eastAsia="de-CH"/>
        </w:rPr>
      </w:pPr>
      <w:r>
        <w:rPr>
          <w:rFonts w:cs="Lucida Sans"/>
          <w:color w:val="000000"/>
          <w:kern w:val="0"/>
          <w:szCs w:val="22"/>
          <w:lang w:eastAsia="de-CH"/>
        </w:rPr>
        <w:t xml:space="preserve">Anhand von einem Kriterienkatalog die geeignete SW auswählen. Zu beachten, dass Lobos als Administrativ-, Bewohner, Finanz- und Lohnsoftware am 1.1.2017 eingeführt wurde. Dies bedeutet, dass bei einer weiteren SW die Schnittstellen programmiert werden müssen. </w:t>
      </w:r>
    </w:p>
    <w:p w:rsidR="0058103C" w:rsidRDefault="0058103C" w:rsidP="004A112D">
      <w:pPr>
        <w:spacing w:before="0" w:after="0"/>
        <w:rPr>
          <w:rFonts w:cs="Lucida Sans"/>
          <w:color w:val="000000"/>
          <w:kern w:val="0"/>
          <w:szCs w:val="22"/>
          <w:lang w:eastAsia="de-CH"/>
        </w:rPr>
      </w:pPr>
    </w:p>
    <w:p w:rsidR="0058103C" w:rsidRDefault="0058103C" w:rsidP="00AE00A3">
      <w:pPr>
        <w:pStyle w:val="berschrift1"/>
        <w:rPr>
          <w:lang w:eastAsia="de-CH"/>
        </w:rPr>
      </w:pPr>
      <w:bookmarkStart w:id="48" w:name="_Toc472682659"/>
      <w:r>
        <w:rPr>
          <w:lang w:eastAsia="de-CH"/>
        </w:rPr>
        <w:t>Konzeptfeinabstimmung</w:t>
      </w:r>
      <w:bookmarkEnd w:id="48"/>
    </w:p>
    <w:p w:rsidR="0058103C" w:rsidRDefault="0058103C" w:rsidP="004A112D">
      <w:pPr>
        <w:spacing w:before="0" w:after="0"/>
        <w:rPr>
          <w:rFonts w:cs="Lucida Sans"/>
          <w:color w:val="000000"/>
          <w:kern w:val="0"/>
          <w:szCs w:val="22"/>
          <w:lang w:eastAsia="de-CH"/>
        </w:rPr>
      </w:pPr>
    </w:p>
    <w:p w:rsidR="0058103C" w:rsidRDefault="0058103C" w:rsidP="004A112D">
      <w:pPr>
        <w:spacing w:before="0" w:after="0"/>
        <w:rPr>
          <w:rFonts w:cs="Lucida Sans"/>
          <w:color w:val="000000"/>
          <w:kern w:val="0"/>
          <w:szCs w:val="22"/>
          <w:lang w:eastAsia="de-CH"/>
        </w:rPr>
      </w:pPr>
      <w:r>
        <w:rPr>
          <w:rFonts w:cs="Lucida Sans"/>
          <w:color w:val="000000"/>
          <w:kern w:val="0"/>
          <w:szCs w:val="22"/>
          <w:lang w:eastAsia="de-CH"/>
        </w:rPr>
        <w:t>Feinabstimmung des Konzeptes</w:t>
      </w:r>
    </w:p>
    <w:p w:rsidR="0058103C" w:rsidRDefault="0058103C" w:rsidP="004A112D">
      <w:pPr>
        <w:spacing w:before="0" w:after="0"/>
        <w:rPr>
          <w:rFonts w:cs="Lucida Sans"/>
          <w:color w:val="000000"/>
          <w:kern w:val="0"/>
          <w:szCs w:val="22"/>
          <w:lang w:eastAsia="de-CH"/>
        </w:rPr>
      </w:pPr>
    </w:p>
    <w:p w:rsidR="00CA1F8C" w:rsidRDefault="00CA1F8C" w:rsidP="004A112D">
      <w:pPr>
        <w:spacing w:before="0" w:after="0"/>
        <w:rPr>
          <w:rFonts w:cs="Lucida Sans"/>
          <w:color w:val="000000"/>
          <w:kern w:val="0"/>
          <w:szCs w:val="22"/>
          <w:lang w:eastAsia="de-CH"/>
        </w:rPr>
      </w:pPr>
    </w:p>
    <w:p w:rsidR="004A112D" w:rsidRPr="004A112D" w:rsidRDefault="00CA1F8C" w:rsidP="00AE00A3">
      <w:pPr>
        <w:pStyle w:val="berschrift1"/>
        <w:rPr>
          <w:sz w:val="24"/>
          <w:lang w:eastAsia="de-CH"/>
        </w:rPr>
      </w:pPr>
      <w:bookmarkStart w:id="49" w:name="_Toc472682660"/>
      <w:r>
        <w:rPr>
          <w:lang w:eastAsia="de-CH"/>
        </w:rPr>
        <w:t>Migration der Daten</w:t>
      </w:r>
      <w:bookmarkEnd w:id="49"/>
    </w:p>
    <w:p w:rsidR="004A112D" w:rsidRDefault="00D61FBE" w:rsidP="004A112D">
      <w:pPr>
        <w:spacing w:before="0" w:after="240"/>
        <w:rPr>
          <w:rFonts w:ascii="Times New Roman" w:hAnsi="Times New Roman"/>
          <w:kern w:val="0"/>
          <w:sz w:val="24"/>
          <w:szCs w:val="24"/>
          <w:lang w:eastAsia="de-CH"/>
        </w:rPr>
      </w:pPr>
      <w:r>
        <w:rPr>
          <w:rFonts w:cs="Lucida Sans"/>
          <w:color w:val="000000"/>
          <w:kern w:val="0"/>
          <w:szCs w:val="22"/>
          <w:lang w:eastAsia="de-CH"/>
        </w:rPr>
        <w:t xml:space="preserve">Daten migrieren </w:t>
      </w:r>
    </w:p>
    <w:p w:rsidR="00CA1F8C" w:rsidRPr="004A112D" w:rsidRDefault="00CA1F8C" w:rsidP="00AE00A3">
      <w:pPr>
        <w:pStyle w:val="berschrift1"/>
        <w:rPr>
          <w:lang w:eastAsia="de-CH"/>
        </w:rPr>
      </w:pPr>
      <w:bookmarkStart w:id="50" w:name="_Toc472682661"/>
      <w:r>
        <w:rPr>
          <w:lang w:eastAsia="de-CH"/>
        </w:rPr>
        <w:t>Einführung</w:t>
      </w:r>
      <w:bookmarkEnd w:id="50"/>
      <w:r>
        <w:rPr>
          <w:lang w:eastAsia="de-CH"/>
        </w:rPr>
        <w:t xml:space="preserve"> </w:t>
      </w:r>
    </w:p>
    <w:p w:rsidR="004A112D" w:rsidRPr="004A112D" w:rsidRDefault="004A112D" w:rsidP="004A112D"/>
    <w:p w:rsidR="006570DD" w:rsidRPr="00ED4A9B" w:rsidRDefault="006570DD" w:rsidP="006570DD">
      <w:pPr>
        <w:pStyle w:val="StandardErluterung"/>
      </w:pPr>
      <w:r>
        <w:t>{</w:t>
      </w:r>
      <w:r w:rsidRPr="00ED4A9B">
        <w:t>Beispiel einer Originalarbeit mit Endnote</w:t>
      </w:r>
      <w:r w:rsidRPr="00ED4A9B">
        <w:rPr>
          <w:rStyle w:val="Endnotenzeichen"/>
        </w:rPr>
        <w:endnoteReference w:id="1"/>
      </w:r>
      <w:r w:rsidRPr="00ED4A9B">
        <w:t xml:space="preserve"> {Listet alle Referenzen in der Reihenfolge des Auftretens am Schluss des Abschnitts oder des Dokuments auf. Vorgehen: „Einfügen“ &gt; „Referenz“ &gt; „Fussnote“. Für mehrfache Zitierung derselben Endnote nützen Sie die Funktion „Querverweis“}</w:t>
      </w:r>
    </w:p>
    <w:p w:rsidR="006570DD" w:rsidRDefault="006570DD" w:rsidP="006570DD">
      <w:pPr>
        <w:pStyle w:val="berschrift1"/>
      </w:pPr>
      <w:bookmarkStart w:id="51" w:name="_Toc348688063"/>
      <w:bookmarkStart w:id="52" w:name="_Toc472682662"/>
      <w:r>
        <w:t>Methoden</w:t>
      </w:r>
      <w:bookmarkEnd w:id="51"/>
      <w:bookmarkEnd w:id="52"/>
      <w:r>
        <w:t xml:space="preserve"> </w:t>
      </w:r>
    </w:p>
    <w:p w:rsidR="006570DD" w:rsidRPr="00ED4A9B" w:rsidRDefault="006570DD" w:rsidP="006570DD">
      <w:pPr>
        <w:pStyle w:val="StandardErluterung"/>
      </w:pPr>
      <w:r w:rsidRPr="00ED4A9B">
        <w:t>{Beschreiben Sie hier im Detail die angewendeten Methoden}</w:t>
      </w:r>
    </w:p>
    <w:p w:rsidR="006570DD" w:rsidRDefault="006570DD" w:rsidP="006570DD">
      <w:pPr>
        <w:pStyle w:val="berschrift1"/>
      </w:pPr>
      <w:bookmarkStart w:id="53" w:name="_Toc348688064"/>
      <w:bookmarkStart w:id="54" w:name="_Toc472682663"/>
      <w:r>
        <w:t>Resultate</w:t>
      </w:r>
      <w:bookmarkEnd w:id="53"/>
      <w:bookmarkEnd w:id="54"/>
    </w:p>
    <w:p w:rsidR="006570DD" w:rsidRPr="007950AF" w:rsidRDefault="006570DD" w:rsidP="006570DD">
      <w:pPr>
        <w:pStyle w:val="StandardErluterung"/>
      </w:pPr>
      <w:r>
        <w:t>{Setzen Sie hier Ihre Resultate ein – nur Resultate, keine Kommentare, Meinungen oder Interpretationen}</w:t>
      </w:r>
    </w:p>
    <w:p w:rsidR="006570DD" w:rsidRPr="00C512E1" w:rsidRDefault="006570DD" w:rsidP="006570DD"/>
    <w:p w:rsidR="006570DD" w:rsidRDefault="00AE00A3" w:rsidP="006570DD">
      <w:pPr>
        <w:pStyle w:val="berschrift1"/>
      </w:pPr>
      <w:bookmarkStart w:id="55" w:name="_Toc348688065"/>
      <w:bookmarkStart w:id="56" w:name="_Toc472682664"/>
      <w:r>
        <w:t>Diskus</w:t>
      </w:r>
      <w:r w:rsidR="006570DD">
        <w:t>sion</w:t>
      </w:r>
      <w:bookmarkEnd w:id="55"/>
      <w:bookmarkEnd w:id="56"/>
    </w:p>
    <w:p w:rsidR="006570DD" w:rsidRPr="006570DD" w:rsidRDefault="006570DD" w:rsidP="006570DD">
      <w:pPr>
        <w:pStyle w:val="berschrift2"/>
      </w:pPr>
      <w:bookmarkStart w:id="57" w:name="_Toc348688066"/>
      <w:bookmarkStart w:id="58" w:name="_Toc472682665"/>
      <w:r>
        <w:t>Inhaltlich</w:t>
      </w:r>
      <w:bookmarkEnd w:id="57"/>
      <w:bookmarkEnd w:id="58"/>
    </w:p>
    <w:p w:rsidR="006570DD" w:rsidRDefault="006570DD" w:rsidP="006570DD">
      <w:pPr>
        <w:pStyle w:val="StandardErluterung"/>
      </w:pPr>
      <w:r>
        <w:t>{kommentieren Sie das Resultat Ihrer Arbeit und setzen Sie es in Bezug zu anderen Arbeiten}</w:t>
      </w:r>
    </w:p>
    <w:p w:rsidR="006570DD" w:rsidRDefault="006570DD" w:rsidP="006570DD">
      <w:pPr>
        <w:pStyle w:val="berschrift2"/>
      </w:pPr>
      <w:bookmarkStart w:id="59" w:name="_Toc348688067"/>
      <w:bookmarkStart w:id="60" w:name="_Toc472682666"/>
      <w:r>
        <w:t>Methodisch</w:t>
      </w:r>
      <w:bookmarkEnd w:id="59"/>
      <w:bookmarkEnd w:id="60"/>
    </w:p>
    <w:p w:rsidR="006570DD" w:rsidRPr="007950AF" w:rsidRDefault="006570DD" w:rsidP="006570DD">
      <w:pPr>
        <w:pStyle w:val="StandardErluterung"/>
      </w:pPr>
      <w:r>
        <w:t>{Kommentieren Sie die angewandte Methodik</w:t>
      </w:r>
      <w:r w:rsidR="00A83280">
        <w:t xml:space="preserve"> und die damit verbundenen möglichen Probleme</w:t>
      </w:r>
      <w:r>
        <w:t>}</w:t>
      </w:r>
    </w:p>
    <w:p w:rsidR="006570DD" w:rsidRDefault="006570DD" w:rsidP="006570DD">
      <w:pPr>
        <w:pStyle w:val="berschrift2"/>
      </w:pPr>
      <w:bookmarkStart w:id="61" w:name="_Toc348688068"/>
      <w:bookmarkStart w:id="62" w:name="_Toc472682667"/>
      <w:r>
        <w:t>Ausblick</w:t>
      </w:r>
      <w:bookmarkEnd w:id="61"/>
      <w:bookmarkEnd w:id="62"/>
    </w:p>
    <w:p w:rsidR="006570DD" w:rsidRDefault="006570DD" w:rsidP="006570DD">
      <w:pPr>
        <w:pStyle w:val="StandardErluterung"/>
      </w:pPr>
      <w:r>
        <w:t>{Zeigen Sie wie es weiter gehen kann}</w:t>
      </w:r>
    </w:p>
    <w:p w:rsidR="006570DD" w:rsidRDefault="006570DD" w:rsidP="006570DD">
      <w:pPr>
        <w:pStyle w:val="berschrift1"/>
      </w:pPr>
      <w:bookmarkStart w:id="63" w:name="_Toc348688070"/>
      <w:bookmarkStart w:id="64" w:name="_Toc472682668"/>
      <w:r>
        <w:t>Anhänge</w:t>
      </w:r>
      <w:bookmarkEnd w:id="63"/>
      <w:bookmarkEnd w:id="64"/>
    </w:p>
    <w:p w:rsidR="006570DD" w:rsidRDefault="006570DD" w:rsidP="006570DD">
      <w:pPr>
        <w:pStyle w:val="StandardErluterung"/>
      </w:pPr>
      <w:r>
        <w:t>{eventuelle weitere Resultate, die den Rahmen des Resultateteils sprengen würden, weitere grundlegende Papiere}</w:t>
      </w:r>
    </w:p>
    <w:p w:rsidR="005D5B7F" w:rsidRPr="005D5B7F" w:rsidRDefault="005D5B7F" w:rsidP="005D5B7F"/>
    <w:p w:rsidR="003D2540" w:rsidRPr="004E6D07" w:rsidRDefault="003F74EB" w:rsidP="003E6D95">
      <w:pPr>
        <w:pStyle w:val="berschrift1"/>
      </w:pPr>
      <w:bookmarkStart w:id="65" w:name="_Toc472682669"/>
      <w:r w:rsidRPr="004E6D07">
        <w:t xml:space="preserve">Tabellen, Abbildungen, </w:t>
      </w:r>
      <w:r w:rsidR="00994093">
        <w:t>Verzeichnisse</w:t>
      </w:r>
      <w:bookmarkEnd w:id="8"/>
      <w:bookmarkEnd w:id="9"/>
      <w:bookmarkEnd w:id="10"/>
      <w:bookmarkEnd w:id="65"/>
    </w:p>
    <w:p w:rsidR="003F74EB" w:rsidRPr="00994093" w:rsidRDefault="00CF4358" w:rsidP="00CF4358">
      <w:pPr>
        <w:pStyle w:val="Subtitel"/>
      </w:pPr>
      <w:r w:rsidRPr="00CF4358">
        <w:t>Tabellen</w:t>
      </w:r>
    </w:p>
    <w:p w:rsidR="009A6B5D" w:rsidRDefault="00F8167C">
      <w:pPr>
        <w:pStyle w:val="Abbildungsverzeichnis"/>
        <w:rPr>
          <w:rFonts w:asciiTheme="minorHAnsi" w:eastAsiaTheme="minorEastAsia" w:hAnsiTheme="minorHAnsi" w:cstheme="minorBidi"/>
          <w:noProof/>
          <w:kern w:val="0"/>
          <w:szCs w:val="22"/>
          <w:lang w:eastAsia="de-CH"/>
        </w:rPr>
      </w:pPr>
      <w:r>
        <w:rPr>
          <w:rStyle w:val="Betonung"/>
        </w:rPr>
        <w:fldChar w:fldCharType="begin"/>
      </w:r>
      <w:r>
        <w:rPr>
          <w:rStyle w:val="Betonung"/>
        </w:rPr>
        <w:instrText xml:space="preserve"> TOC \h \z \c "Tabelle" </w:instrText>
      </w:r>
      <w:r>
        <w:rPr>
          <w:rStyle w:val="Betonung"/>
        </w:rPr>
        <w:fldChar w:fldCharType="separate"/>
      </w:r>
      <w:hyperlink w:anchor="_Toc472368536" w:history="1">
        <w:r w:rsidR="009A6B5D" w:rsidRPr="00950C64">
          <w:rPr>
            <w:rStyle w:val="Hyperlink"/>
            <w:noProof/>
          </w:rPr>
          <w:t>Tabelle 1 Lieferantenmanagement</w:t>
        </w:r>
        <w:r w:rsidR="009A6B5D">
          <w:rPr>
            <w:noProof/>
            <w:webHidden/>
          </w:rPr>
          <w:tab/>
        </w:r>
        <w:r w:rsidR="009A6B5D">
          <w:rPr>
            <w:noProof/>
            <w:webHidden/>
          </w:rPr>
          <w:fldChar w:fldCharType="begin"/>
        </w:r>
        <w:r w:rsidR="009A6B5D">
          <w:rPr>
            <w:noProof/>
            <w:webHidden/>
          </w:rPr>
          <w:instrText xml:space="preserve"> PAGEREF _Toc472368536 \h </w:instrText>
        </w:r>
        <w:r w:rsidR="009A6B5D">
          <w:rPr>
            <w:noProof/>
            <w:webHidden/>
          </w:rPr>
        </w:r>
        <w:r w:rsidR="009A6B5D">
          <w:rPr>
            <w:noProof/>
            <w:webHidden/>
          </w:rPr>
          <w:fldChar w:fldCharType="separate"/>
        </w:r>
        <w:r w:rsidR="009A6B5D">
          <w:rPr>
            <w:noProof/>
            <w:webHidden/>
          </w:rPr>
          <w:t>5</w:t>
        </w:r>
        <w:r w:rsidR="009A6B5D">
          <w:rPr>
            <w:noProof/>
            <w:webHidden/>
          </w:rPr>
          <w:fldChar w:fldCharType="end"/>
        </w:r>
      </w:hyperlink>
    </w:p>
    <w:p w:rsidR="009A6B5D" w:rsidRDefault="006043DF">
      <w:pPr>
        <w:pStyle w:val="Abbildungsverzeichnis"/>
        <w:rPr>
          <w:rFonts w:asciiTheme="minorHAnsi" w:eastAsiaTheme="minorEastAsia" w:hAnsiTheme="minorHAnsi" w:cstheme="minorBidi"/>
          <w:noProof/>
          <w:kern w:val="0"/>
          <w:szCs w:val="22"/>
          <w:lang w:eastAsia="de-CH"/>
        </w:rPr>
      </w:pPr>
      <w:hyperlink w:anchor="_Toc472368537" w:history="1">
        <w:r w:rsidR="009A6B5D" w:rsidRPr="00950C64">
          <w:rPr>
            <w:rStyle w:val="Hyperlink"/>
            <w:noProof/>
          </w:rPr>
          <w:t>Tabelle 2 externe Bestellungen</w:t>
        </w:r>
        <w:r w:rsidR="009A6B5D">
          <w:rPr>
            <w:noProof/>
            <w:webHidden/>
          </w:rPr>
          <w:tab/>
        </w:r>
        <w:r w:rsidR="009A6B5D">
          <w:rPr>
            <w:noProof/>
            <w:webHidden/>
          </w:rPr>
          <w:fldChar w:fldCharType="begin"/>
        </w:r>
        <w:r w:rsidR="009A6B5D">
          <w:rPr>
            <w:noProof/>
            <w:webHidden/>
          </w:rPr>
          <w:instrText xml:space="preserve"> PAGEREF _Toc472368537 \h </w:instrText>
        </w:r>
        <w:r w:rsidR="009A6B5D">
          <w:rPr>
            <w:noProof/>
            <w:webHidden/>
          </w:rPr>
        </w:r>
        <w:r w:rsidR="009A6B5D">
          <w:rPr>
            <w:noProof/>
            <w:webHidden/>
          </w:rPr>
          <w:fldChar w:fldCharType="separate"/>
        </w:r>
        <w:r w:rsidR="009A6B5D">
          <w:rPr>
            <w:noProof/>
            <w:webHidden/>
          </w:rPr>
          <w:t>7</w:t>
        </w:r>
        <w:r w:rsidR="009A6B5D">
          <w:rPr>
            <w:noProof/>
            <w:webHidden/>
          </w:rPr>
          <w:fldChar w:fldCharType="end"/>
        </w:r>
      </w:hyperlink>
    </w:p>
    <w:p w:rsidR="009A6B5D" w:rsidRDefault="006043DF">
      <w:pPr>
        <w:pStyle w:val="Abbildungsverzeichnis"/>
        <w:rPr>
          <w:rFonts w:asciiTheme="minorHAnsi" w:eastAsiaTheme="minorEastAsia" w:hAnsiTheme="minorHAnsi" w:cstheme="minorBidi"/>
          <w:noProof/>
          <w:kern w:val="0"/>
          <w:szCs w:val="22"/>
          <w:lang w:eastAsia="de-CH"/>
        </w:rPr>
      </w:pPr>
      <w:hyperlink w:anchor="_Toc472368538" w:history="1">
        <w:r w:rsidR="009A6B5D" w:rsidRPr="00950C64">
          <w:rPr>
            <w:rStyle w:val="Hyperlink"/>
            <w:noProof/>
          </w:rPr>
          <w:t>Tabelle 3 Vor- und Nachteile Einkauf</w:t>
        </w:r>
        <w:r w:rsidR="009A6B5D">
          <w:rPr>
            <w:noProof/>
            <w:webHidden/>
          </w:rPr>
          <w:tab/>
        </w:r>
        <w:r w:rsidR="009A6B5D">
          <w:rPr>
            <w:noProof/>
            <w:webHidden/>
          </w:rPr>
          <w:fldChar w:fldCharType="begin"/>
        </w:r>
        <w:r w:rsidR="009A6B5D">
          <w:rPr>
            <w:noProof/>
            <w:webHidden/>
          </w:rPr>
          <w:instrText xml:space="preserve"> PAGEREF _Toc472368538 \h </w:instrText>
        </w:r>
        <w:r w:rsidR="009A6B5D">
          <w:rPr>
            <w:noProof/>
            <w:webHidden/>
          </w:rPr>
        </w:r>
        <w:r w:rsidR="009A6B5D">
          <w:rPr>
            <w:noProof/>
            <w:webHidden/>
          </w:rPr>
          <w:fldChar w:fldCharType="separate"/>
        </w:r>
        <w:r w:rsidR="009A6B5D">
          <w:rPr>
            <w:noProof/>
            <w:webHidden/>
          </w:rPr>
          <w:t>11</w:t>
        </w:r>
        <w:r w:rsidR="009A6B5D">
          <w:rPr>
            <w:noProof/>
            <w:webHidden/>
          </w:rPr>
          <w:fldChar w:fldCharType="end"/>
        </w:r>
      </w:hyperlink>
    </w:p>
    <w:p w:rsidR="009A6B5D" w:rsidRDefault="006043DF">
      <w:pPr>
        <w:pStyle w:val="Abbildungsverzeichnis"/>
        <w:rPr>
          <w:rFonts w:asciiTheme="minorHAnsi" w:eastAsiaTheme="minorEastAsia" w:hAnsiTheme="minorHAnsi" w:cstheme="minorBidi"/>
          <w:noProof/>
          <w:kern w:val="0"/>
          <w:szCs w:val="22"/>
          <w:lang w:eastAsia="de-CH"/>
        </w:rPr>
      </w:pPr>
      <w:hyperlink w:anchor="_Toc472368539" w:history="1">
        <w:r w:rsidR="009A6B5D" w:rsidRPr="00950C64">
          <w:rPr>
            <w:rStyle w:val="Hyperlink"/>
            <w:noProof/>
          </w:rPr>
          <w:t>Tabelle 4 interne Bestellungen</w:t>
        </w:r>
        <w:r w:rsidR="009A6B5D">
          <w:rPr>
            <w:noProof/>
            <w:webHidden/>
          </w:rPr>
          <w:tab/>
        </w:r>
        <w:r w:rsidR="009A6B5D">
          <w:rPr>
            <w:noProof/>
            <w:webHidden/>
          </w:rPr>
          <w:fldChar w:fldCharType="begin"/>
        </w:r>
        <w:r w:rsidR="009A6B5D">
          <w:rPr>
            <w:noProof/>
            <w:webHidden/>
          </w:rPr>
          <w:instrText xml:space="preserve"> PAGEREF _Toc472368539 \h </w:instrText>
        </w:r>
        <w:r w:rsidR="009A6B5D">
          <w:rPr>
            <w:noProof/>
            <w:webHidden/>
          </w:rPr>
        </w:r>
        <w:r w:rsidR="009A6B5D">
          <w:rPr>
            <w:noProof/>
            <w:webHidden/>
          </w:rPr>
          <w:fldChar w:fldCharType="separate"/>
        </w:r>
        <w:r w:rsidR="009A6B5D">
          <w:rPr>
            <w:noProof/>
            <w:webHidden/>
          </w:rPr>
          <w:t>13</w:t>
        </w:r>
        <w:r w:rsidR="009A6B5D">
          <w:rPr>
            <w:noProof/>
            <w:webHidden/>
          </w:rPr>
          <w:fldChar w:fldCharType="end"/>
        </w:r>
      </w:hyperlink>
    </w:p>
    <w:p w:rsidR="003F74EB" w:rsidRDefault="00F8167C" w:rsidP="00CF4358">
      <w:pPr>
        <w:pStyle w:val="Subtitel"/>
      </w:pPr>
      <w:r>
        <w:rPr>
          <w:rStyle w:val="Betonung"/>
        </w:rPr>
        <w:fldChar w:fldCharType="end"/>
      </w:r>
      <w:r w:rsidR="00837858" w:rsidRPr="00CF4358">
        <w:t>Abbildungen</w:t>
      </w:r>
    </w:p>
    <w:p w:rsidR="00004ED8" w:rsidRDefault="00F8167C">
      <w:pPr>
        <w:pStyle w:val="Abbildungsverzeichnis"/>
        <w:rPr>
          <w:rFonts w:asciiTheme="minorHAnsi" w:eastAsiaTheme="minorEastAsia" w:hAnsiTheme="minorHAnsi" w:cstheme="minorBidi"/>
          <w:noProof/>
          <w:kern w:val="0"/>
          <w:szCs w:val="22"/>
          <w:lang w:eastAsia="de-CH"/>
        </w:rPr>
      </w:pPr>
      <w:r>
        <w:fldChar w:fldCharType="begin"/>
      </w:r>
      <w:r>
        <w:instrText xml:space="preserve"> TOC \h \z \c "Abbildung" </w:instrText>
      </w:r>
      <w:r>
        <w:fldChar w:fldCharType="separate"/>
      </w:r>
      <w:hyperlink w:anchor="_Toc472191952" w:history="1">
        <w:r w:rsidR="00004ED8" w:rsidRPr="00C7403B">
          <w:rPr>
            <w:rStyle w:val="Hyperlink"/>
            <w:noProof/>
          </w:rPr>
          <w:t>Abbildung 1dezentraler Einkauf</w:t>
        </w:r>
        <w:r w:rsidR="00004ED8">
          <w:rPr>
            <w:noProof/>
            <w:webHidden/>
          </w:rPr>
          <w:tab/>
        </w:r>
        <w:r w:rsidR="00004ED8">
          <w:rPr>
            <w:noProof/>
            <w:webHidden/>
          </w:rPr>
          <w:fldChar w:fldCharType="begin"/>
        </w:r>
        <w:r w:rsidR="00004ED8">
          <w:rPr>
            <w:noProof/>
            <w:webHidden/>
          </w:rPr>
          <w:instrText xml:space="preserve"> PAGEREF _Toc472191952 \h </w:instrText>
        </w:r>
        <w:r w:rsidR="00004ED8">
          <w:rPr>
            <w:noProof/>
            <w:webHidden/>
          </w:rPr>
        </w:r>
        <w:r w:rsidR="00004ED8">
          <w:rPr>
            <w:noProof/>
            <w:webHidden/>
          </w:rPr>
          <w:fldChar w:fldCharType="separate"/>
        </w:r>
        <w:r w:rsidR="00004ED8">
          <w:rPr>
            <w:noProof/>
            <w:webHidden/>
          </w:rPr>
          <w:t>7</w:t>
        </w:r>
        <w:r w:rsidR="00004ED8">
          <w:rPr>
            <w:noProof/>
            <w:webHidden/>
          </w:rPr>
          <w:fldChar w:fldCharType="end"/>
        </w:r>
      </w:hyperlink>
    </w:p>
    <w:p w:rsidR="00004ED8" w:rsidRDefault="006043DF">
      <w:pPr>
        <w:pStyle w:val="Abbildungsverzeichnis"/>
        <w:rPr>
          <w:rFonts w:asciiTheme="minorHAnsi" w:eastAsiaTheme="minorEastAsia" w:hAnsiTheme="minorHAnsi" w:cstheme="minorBidi"/>
          <w:noProof/>
          <w:kern w:val="0"/>
          <w:szCs w:val="22"/>
          <w:lang w:eastAsia="de-CH"/>
        </w:rPr>
      </w:pPr>
      <w:hyperlink w:anchor="_Toc472191953" w:history="1">
        <w:r w:rsidR="00004ED8" w:rsidRPr="00C7403B">
          <w:rPr>
            <w:rStyle w:val="Hyperlink"/>
            <w:noProof/>
          </w:rPr>
          <w:t>Abbildung 2 zentraler Einkauf</w:t>
        </w:r>
        <w:r w:rsidR="00004ED8">
          <w:rPr>
            <w:noProof/>
            <w:webHidden/>
          </w:rPr>
          <w:tab/>
        </w:r>
        <w:r w:rsidR="00004ED8">
          <w:rPr>
            <w:noProof/>
            <w:webHidden/>
          </w:rPr>
          <w:fldChar w:fldCharType="begin"/>
        </w:r>
        <w:r w:rsidR="00004ED8">
          <w:rPr>
            <w:noProof/>
            <w:webHidden/>
          </w:rPr>
          <w:instrText xml:space="preserve"> PAGEREF _Toc472191953 \h </w:instrText>
        </w:r>
        <w:r w:rsidR="00004ED8">
          <w:rPr>
            <w:noProof/>
            <w:webHidden/>
          </w:rPr>
        </w:r>
        <w:r w:rsidR="00004ED8">
          <w:rPr>
            <w:noProof/>
            <w:webHidden/>
          </w:rPr>
          <w:fldChar w:fldCharType="separate"/>
        </w:r>
        <w:r w:rsidR="00004ED8">
          <w:rPr>
            <w:noProof/>
            <w:webHidden/>
          </w:rPr>
          <w:t>8</w:t>
        </w:r>
        <w:r w:rsidR="00004ED8">
          <w:rPr>
            <w:noProof/>
            <w:webHidden/>
          </w:rPr>
          <w:fldChar w:fldCharType="end"/>
        </w:r>
      </w:hyperlink>
    </w:p>
    <w:p w:rsidR="00004ED8" w:rsidRDefault="006043DF">
      <w:pPr>
        <w:pStyle w:val="Abbildungsverzeichnis"/>
        <w:rPr>
          <w:rFonts w:asciiTheme="minorHAnsi" w:eastAsiaTheme="minorEastAsia" w:hAnsiTheme="minorHAnsi" w:cstheme="minorBidi"/>
          <w:noProof/>
          <w:kern w:val="0"/>
          <w:szCs w:val="22"/>
          <w:lang w:eastAsia="de-CH"/>
        </w:rPr>
      </w:pPr>
      <w:hyperlink w:anchor="_Toc472191954" w:history="1">
        <w:r w:rsidR="00004ED8" w:rsidRPr="00C7403B">
          <w:rPr>
            <w:rStyle w:val="Hyperlink"/>
            <w:noProof/>
          </w:rPr>
          <w:t>Abbildung 3 Einkäufer/in</w:t>
        </w:r>
        <w:r w:rsidR="00004ED8">
          <w:rPr>
            <w:noProof/>
            <w:webHidden/>
          </w:rPr>
          <w:tab/>
        </w:r>
        <w:r w:rsidR="00004ED8">
          <w:rPr>
            <w:noProof/>
            <w:webHidden/>
          </w:rPr>
          <w:fldChar w:fldCharType="begin"/>
        </w:r>
        <w:r w:rsidR="00004ED8">
          <w:rPr>
            <w:noProof/>
            <w:webHidden/>
          </w:rPr>
          <w:instrText xml:space="preserve"> PAGEREF _Toc472191954 \h </w:instrText>
        </w:r>
        <w:r w:rsidR="00004ED8">
          <w:rPr>
            <w:noProof/>
            <w:webHidden/>
          </w:rPr>
        </w:r>
        <w:r w:rsidR="00004ED8">
          <w:rPr>
            <w:noProof/>
            <w:webHidden/>
          </w:rPr>
          <w:fldChar w:fldCharType="separate"/>
        </w:r>
        <w:r w:rsidR="00004ED8">
          <w:rPr>
            <w:noProof/>
            <w:webHidden/>
          </w:rPr>
          <w:t>10</w:t>
        </w:r>
        <w:r w:rsidR="00004ED8">
          <w:rPr>
            <w:noProof/>
            <w:webHidden/>
          </w:rPr>
          <w:fldChar w:fldCharType="end"/>
        </w:r>
      </w:hyperlink>
    </w:p>
    <w:p w:rsidR="00004ED8" w:rsidRDefault="006043DF">
      <w:pPr>
        <w:pStyle w:val="Abbildungsverzeichnis"/>
        <w:rPr>
          <w:rFonts w:asciiTheme="minorHAnsi" w:eastAsiaTheme="minorEastAsia" w:hAnsiTheme="minorHAnsi" w:cstheme="minorBidi"/>
          <w:noProof/>
          <w:kern w:val="0"/>
          <w:szCs w:val="22"/>
          <w:lang w:eastAsia="de-CH"/>
        </w:rPr>
      </w:pPr>
      <w:hyperlink w:anchor="_Toc472191955" w:history="1">
        <w:r w:rsidR="00004ED8" w:rsidRPr="00C7403B">
          <w:rPr>
            <w:rStyle w:val="Hyperlink"/>
            <w:noProof/>
          </w:rPr>
          <w:t>Abbildung 4 Einkäufer/in Kanton Bern</w:t>
        </w:r>
        <w:r w:rsidR="00004ED8">
          <w:rPr>
            <w:noProof/>
            <w:webHidden/>
          </w:rPr>
          <w:tab/>
        </w:r>
        <w:r w:rsidR="00004ED8">
          <w:rPr>
            <w:noProof/>
            <w:webHidden/>
          </w:rPr>
          <w:fldChar w:fldCharType="begin"/>
        </w:r>
        <w:r w:rsidR="00004ED8">
          <w:rPr>
            <w:noProof/>
            <w:webHidden/>
          </w:rPr>
          <w:instrText xml:space="preserve"> PAGEREF _Toc472191955 \h </w:instrText>
        </w:r>
        <w:r w:rsidR="00004ED8">
          <w:rPr>
            <w:noProof/>
            <w:webHidden/>
          </w:rPr>
        </w:r>
        <w:r w:rsidR="00004ED8">
          <w:rPr>
            <w:noProof/>
            <w:webHidden/>
          </w:rPr>
          <w:fldChar w:fldCharType="separate"/>
        </w:r>
        <w:r w:rsidR="00004ED8">
          <w:rPr>
            <w:noProof/>
            <w:webHidden/>
          </w:rPr>
          <w:t>10</w:t>
        </w:r>
        <w:r w:rsidR="00004ED8">
          <w:rPr>
            <w:noProof/>
            <w:webHidden/>
          </w:rPr>
          <w:fldChar w:fldCharType="end"/>
        </w:r>
      </w:hyperlink>
    </w:p>
    <w:p w:rsidR="00004ED8" w:rsidRDefault="006043DF">
      <w:pPr>
        <w:pStyle w:val="Abbildungsverzeichnis"/>
        <w:rPr>
          <w:rFonts w:asciiTheme="minorHAnsi" w:eastAsiaTheme="minorEastAsia" w:hAnsiTheme="minorHAnsi" w:cstheme="minorBidi"/>
          <w:noProof/>
          <w:kern w:val="0"/>
          <w:szCs w:val="22"/>
          <w:lang w:eastAsia="de-CH"/>
        </w:rPr>
      </w:pPr>
      <w:hyperlink w:anchor="_Toc472191956" w:history="1">
        <w:r w:rsidR="00004ED8" w:rsidRPr="00C7403B">
          <w:rPr>
            <w:rStyle w:val="Hyperlink"/>
            <w:noProof/>
          </w:rPr>
          <w:t>Abbildung 5 Beschaffungsprozess</w:t>
        </w:r>
        <w:r w:rsidR="00004ED8">
          <w:rPr>
            <w:noProof/>
            <w:webHidden/>
          </w:rPr>
          <w:tab/>
        </w:r>
        <w:r w:rsidR="00004ED8">
          <w:rPr>
            <w:noProof/>
            <w:webHidden/>
          </w:rPr>
          <w:fldChar w:fldCharType="begin"/>
        </w:r>
        <w:r w:rsidR="00004ED8">
          <w:rPr>
            <w:noProof/>
            <w:webHidden/>
          </w:rPr>
          <w:instrText xml:space="preserve"> PAGEREF _Toc472191956 \h </w:instrText>
        </w:r>
        <w:r w:rsidR="00004ED8">
          <w:rPr>
            <w:noProof/>
            <w:webHidden/>
          </w:rPr>
        </w:r>
        <w:r w:rsidR="00004ED8">
          <w:rPr>
            <w:noProof/>
            <w:webHidden/>
          </w:rPr>
          <w:fldChar w:fldCharType="separate"/>
        </w:r>
        <w:r w:rsidR="00004ED8">
          <w:rPr>
            <w:noProof/>
            <w:webHidden/>
          </w:rPr>
          <w:t>12</w:t>
        </w:r>
        <w:r w:rsidR="00004ED8">
          <w:rPr>
            <w:noProof/>
            <w:webHidden/>
          </w:rPr>
          <w:fldChar w:fldCharType="end"/>
        </w:r>
      </w:hyperlink>
    </w:p>
    <w:p w:rsidR="00F8167C" w:rsidRPr="00994093" w:rsidRDefault="00F8167C" w:rsidP="00CF4358">
      <w:pPr>
        <w:pStyle w:val="Subtitel"/>
      </w:pPr>
      <w:r>
        <w:fldChar w:fldCharType="end"/>
      </w:r>
    </w:p>
    <w:p w:rsidR="003D2540" w:rsidRPr="00994093" w:rsidRDefault="006A4A22" w:rsidP="00994093">
      <w:pPr>
        <w:pStyle w:val="Subtitel"/>
      </w:pPr>
      <w:r>
        <w:t>Literaturverzeichnis</w:t>
      </w:r>
    </w:p>
    <w:sectPr w:rsidR="003D2540" w:rsidRPr="00994093" w:rsidSect="00D53776">
      <w:footerReference w:type="default" r:id="rId24"/>
      <w:headerReference w:type="first" r:id="rId25"/>
      <w:endnotePr>
        <w:numFmt w:val="decimal"/>
      </w:endnotePr>
      <w:type w:val="continuous"/>
      <w:pgSz w:w="11906" w:h="16838" w:code="9"/>
      <w:pgMar w:top="1134" w:right="1134" w:bottom="1134" w:left="1134" w:header="709" w:footer="709" w:gutter="0"/>
      <w:cols w:space="708"/>
      <w:titlePg/>
      <w:docGrid w:linePitch="360"/>
    </w:sectPr>
  </w:body>
</w:document>
</file>

<file path=word/customizations.xml><?xml version="1.0" encoding="utf-8"?>
<wne:tcg xmlns:r="http://schemas.openxmlformats.org/officeDocument/2006/relationships" xmlns:wne="http://schemas.microsoft.com/office/word/2006/wordml">
  <wne:keymaps>
    <wne:keymap wne:kcmPrimary="0346">
      <wne:acd wne:acdName="acd11"/>
    </wne:keymap>
    <wne:keymap wne:kcmPrimary="0431">
      <wne:acd wne:acdName="acd5"/>
    </wne:keymap>
    <wne:keymap wne:kcmPrimary="0432">
      <wne:acd wne:acdName="acd6"/>
    </wne:keymap>
    <wne:keymap wne:kcmPrimary="0433">
      <wne:acd wne:acdName="acd9"/>
    </wne:keymap>
    <wne:keymap wne:kcmPrimary="0434">
      <wne:acd wne:acdName="acd7"/>
    </wne:keymap>
    <wne:keymap wne:kcmPrimary="0435">
      <wne:acd wne:acdName="acd8"/>
    </wne:keymap>
    <wne:keymap wne:kcmPrimary="0731">
      <wne:acd wne:acdName="acd5"/>
    </wne:keymap>
    <wne:keymap wne:kcmPrimary="0732">
      <wne:acd wne:acdName="acd6"/>
    </wne:keymap>
    <wne:keymap wne:kcmPrimary="0733">
      <wne:acd wne:acdName="acd9"/>
    </wne:keymap>
    <wne:keymap wne:kcmPrimary="0734">
      <wne:acd wne:acdName="acd7"/>
    </wne:keymap>
    <wne:keymap wne:kcmPrimary="0735">
      <wne:acd wne:acdName="acd8"/>
    </wne:keymap>
    <wne:keymap wne:kcmPrimary="0742">
      <wne:fci wne:fciName="InsertCaption" wne:swArg="0000"/>
    </wne:keymap>
    <wne:keymap wne:kcmPrimary="0745">
      <wne:acd wne:acdName="acd1"/>
    </wne:keymap>
    <wne:keymap wne:kcmPrimary="0748">
      <wne:acd wne:acdName="acd12"/>
    </wne:keymap>
    <wne:keymap wne:kcmPrimary="074E">
      <wne:acd wne:acdName="acd4"/>
    </wne:keymap>
    <wne:keymap wne:kcmPrimary="0752">
      <wne:acd wne:acdName="acd0"/>
    </wne:keymap>
    <wne:keymap wne:kcmPrimary="0753">
      <wne:acd wne:acdName="acd13"/>
    </wne:keymap>
    <wne:keymap wne:kcmPrimary="0757">
      <wne:acd wne:acdName="acd10"/>
    </wne:keymap>
    <wne:keymap wne:kcmPrimary="075A">
      <wne:acd wne:acdName="acd2"/>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Manifest>
  </wne:toolbars>
  <wne:acds>
    <wne:acd wne:argValue="AgBSAGEAbgBkAG4AbwB0AGkAegA=" wne:acdName="acd0" wne:fciIndexBasedOn="0065"/>
    <wne:acd wne:argValue="AgBTAHQAYQBuAGQAYQByAGQAXwBFAHIAbADkAHUAdABlAHIAdQBuAGcA" wne:acdName="acd1" wne:fciIndexBasedOn="0065"/>
    <wne:acd wne:argValue="AgBaAHUAcwBhAG0AbQBlAG4AZgBhAHMAcwB1AG4AZwA=" wne:acdName="acd2" wne:fciIndexBasedOn="0065"/>
    <wne:acd wne:acdName="acd3" wne:fciIndexBasedOn="0065"/>
    <wne:acd wne:argValue="AQAAAAAA" wne:acdName="acd4" wne:fciIndexBasedOn="0065"/>
    <wne:acd wne:argValue="AQAAAAEA" wne:acdName="acd5" wne:fciIndexBasedOn="0065"/>
    <wne:acd wne:argValue="AQAAAAIA" wne:acdName="acd6" wne:fciIndexBasedOn="0065"/>
    <wne:acd wne:argValue="AQAAAAQA" wne:acdName="acd7" wne:fciIndexBasedOn="0065"/>
    <wne:acd wne:argValue="AQAAAAUA" wne:acdName="acd8" wne:fciIndexBasedOn="0065"/>
    <wne:acd wne:argValue="AQAAAAMA" wne:acdName="acd9" wne:fciIndexBasedOn="0065"/>
    <wne:acd wne:argValue="AgBXAGUAaQB0AGUAcgBmAPwAaAByAGUAbgBkAGUAcgAgAFQAZQB4AHQA" wne:acdName="acd10" wne:fciIndexBasedOn="0065"/>
    <wne:acd wne:argValue="AgBCAGUAdABvAG4AdQBuAGcA" wne:acdName="acd11" wne:fciIndexBasedOn="0065"/>
    <wne:acd wne:argValue="AQAAAD4A" wne:acdName="acd12" wne:fciIndexBasedOn="0065"/>
    <wne:acd wne:argValue="AgBTAHUAYgB0AGkAdABlAGwA" wne:acdName="acd13"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06EBE" w:rsidRPr="00402F73" w:rsidRDefault="00A06EBE" w:rsidP="002B4557">
      <w:pPr>
        <w:keepNext/>
        <w:rPr>
          <w:vanish/>
        </w:rPr>
      </w:pPr>
    </w:p>
  </w:endnote>
  <w:endnote w:type="continuationSeparator" w:id="0">
    <w:p w:rsidR="00A06EBE" w:rsidRPr="00FE52AE" w:rsidRDefault="00A06EBE">
      <w:pPr>
        <w:pStyle w:val="Fuzeile"/>
        <w:jc w:val="both"/>
      </w:pPr>
    </w:p>
    <w:p w:rsidR="00A06EBE" w:rsidRDefault="00A06EBE"/>
    <w:p w:rsidR="00A06EBE" w:rsidRDefault="00A06EBE"/>
    <w:p w:rsidR="00A06EBE" w:rsidRDefault="00A06EBE"/>
    <w:p w:rsidR="00A06EBE" w:rsidRDefault="00A06EBE"/>
  </w:endnote>
  <w:endnote w:id="1">
    <w:p w:rsidR="006043DF" w:rsidRDefault="006043DF" w:rsidP="006043DF">
      <w:pPr>
        <w:pStyle w:val="Literaturverzeichnis"/>
        <w:ind w:left="720" w:hanging="720"/>
        <w:rPr>
          <w:noProof/>
          <w:sz w:val="24"/>
          <w:szCs w:val="24"/>
        </w:rPr>
      </w:pPr>
      <w:r>
        <w:fldChar w:fldCharType="begin"/>
      </w:r>
      <w:r>
        <w:instrText xml:space="preserve"> BIBLIOGRAPHY  \l 2055 </w:instrText>
      </w:r>
      <w:r>
        <w:fldChar w:fldCharType="separate"/>
      </w:r>
      <w:r>
        <w:rPr>
          <w:noProof/>
        </w:rPr>
        <w:t xml:space="preserve">B2B. (14. 01 2017). </w:t>
      </w:r>
      <w:r>
        <w:rPr>
          <w:i/>
          <w:iCs/>
          <w:noProof/>
        </w:rPr>
        <w:t>https://www.wlw.de/de/inside-business/einkauf/beschaffungsprozess-checkliste</w:t>
      </w:r>
      <w:r>
        <w:rPr>
          <w:noProof/>
        </w:rPr>
        <w:t>.</w:t>
      </w:r>
    </w:p>
    <w:p w:rsidR="006043DF" w:rsidRDefault="006043DF" w:rsidP="006043DF">
      <w:pPr>
        <w:pStyle w:val="Literaturverzeichnis"/>
        <w:ind w:left="720" w:hanging="720"/>
        <w:rPr>
          <w:noProof/>
        </w:rPr>
      </w:pPr>
      <w:r>
        <w:rPr>
          <w:noProof/>
        </w:rPr>
        <w:t>Bär, J. (2011). Strategische Beschaffung in kleinen und mittleren Unternehmen. In J. Bär. Hamburg: Bachelor + Master Publishing.</w:t>
      </w:r>
    </w:p>
    <w:p w:rsidR="006043DF" w:rsidRDefault="006043DF" w:rsidP="006043DF">
      <w:pPr>
        <w:pStyle w:val="Literaturverzeichnis"/>
        <w:ind w:left="720" w:hanging="720"/>
        <w:rPr>
          <w:noProof/>
        </w:rPr>
      </w:pPr>
      <w:r>
        <w:rPr>
          <w:noProof/>
        </w:rPr>
        <w:t xml:space="preserve">Dauppert, B. M. (2005). </w:t>
      </w:r>
      <w:r>
        <w:rPr>
          <w:i/>
          <w:iCs/>
          <w:noProof/>
        </w:rPr>
        <w:t>Logistik Outsourcing.</w:t>
      </w:r>
      <w:r>
        <w:rPr>
          <w:noProof/>
        </w:rPr>
        <w:t xml:space="preserve"> München: Vogel.</w:t>
      </w:r>
    </w:p>
    <w:p w:rsidR="006043DF" w:rsidRDefault="006043DF" w:rsidP="006043DF">
      <w:pPr>
        <w:pStyle w:val="Literaturverzeichnis"/>
        <w:ind w:left="720" w:hanging="720"/>
        <w:rPr>
          <w:noProof/>
        </w:rPr>
      </w:pPr>
      <w:r>
        <w:rPr>
          <w:noProof/>
        </w:rPr>
        <w:t xml:space="preserve">Duden. (06. 01 2017). </w:t>
      </w:r>
      <w:r>
        <w:rPr>
          <w:i/>
          <w:iCs/>
          <w:noProof/>
        </w:rPr>
        <w:t>http://www.duden.de/rechtschreibung/quo_vadis_</w:t>
      </w:r>
      <w:r>
        <w:rPr>
          <w:noProof/>
        </w:rPr>
        <w:t>. Von http://www.duden.de/rechtschreibung/quo_vadis_: http://www.duden.de/rechtschreibung/quo_vadis_ abgerufen</w:t>
      </w:r>
    </w:p>
    <w:p w:rsidR="006043DF" w:rsidRDefault="006043DF" w:rsidP="006043DF">
      <w:pPr>
        <w:pStyle w:val="Literaturverzeichnis"/>
        <w:ind w:left="720" w:hanging="720"/>
        <w:rPr>
          <w:noProof/>
        </w:rPr>
      </w:pPr>
      <w:r>
        <w:rPr>
          <w:noProof/>
        </w:rPr>
        <w:t xml:space="preserve">Einkaufsmanager. (14. 01 2017). </w:t>
      </w:r>
      <w:r>
        <w:rPr>
          <w:i/>
          <w:iCs/>
          <w:noProof/>
        </w:rPr>
        <w:t>http://www.einkaufsmanager.net/einkaeuferthemen/zentraler-einkauf.html</w:t>
      </w:r>
      <w:r>
        <w:rPr>
          <w:noProof/>
        </w:rPr>
        <w:t>.</w:t>
      </w:r>
    </w:p>
    <w:p w:rsidR="006043DF" w:rsidRDefault="006043DF" w:rsidP="006043DF">
      <w:pPr>
        <w:pStyle w:val="Literaturverzeichnis"/>
        <w:ind w:left="720" w:hanging="720"/>
        <w:rPr>
          <w:noProof/>
        </w:rPr>
      </w:pPr>
      <w:r>
        <w:rPr>
          <w:noProof/>
        </w:rPr>
        <w:t xml:space="preserve">Helena Adams, U. S. (13. 01 2017). </w:t>
      </w:r>
      <w:r>
        <w:rPr>
          <w:i/>
          <w:iCs/>
          <w:noProof/>
        </w:rPr>
        <w:t>https://www.vbb-abems.ch/files/01GS59M/vertrag_nebenleistungen_2014_vbb_abemshsk.pdf</w:t>
      </w:r>
      <w:r>
        <w:rPr>
          <w:noProof/>
        </w:rPr>
        <w:t>.</w:t>
      </w:r>
    </w:p>
    <w:p w:rsidR="006043DF" w:rsidRDefault="006043DF" w:rsidP="006043DF">
      <w:pPr>
        <w:pStyle w:val="Literaturverzeichnis"/>
        <w:ind w:left="720" w:hanging="720"/>
        <w:rPr>
          <w:noProof/>
        </w:rPr>
      </w:pPr>
      <w:r>
        <w:rPr>
          <w:i/>
          <w:iCs/>
          <w:noProof/>
        </w:rPr>
        <w:t>http://www.bewerbung-tipps.com/blog/wirtschaft/outsourcing-vorteile-nachteile/</w:t>
      </w:r>
      <w:r>
        <w:rPr>
          <w:noProof/>
        </w:rPr>
        <w:t>. (21. 01 2017). Von http://www.bewerbung-tipps.com/blog/wirtschaft/outsourcing-vorteile-nachteile/. abgerufen</w:t>
      </w:r>
    </w:p>
    <w:p w:rsidR="006043DF" w:rsidRDefault="006043DF" w:rsidP="006043DF">
      <w:pPr>
        <w:pStyle w:val="Literaturverzeichnis"/>
        <w:ind w:left="720" w:hanging="720"/>
        <w:rPr>
          <w:noProof/>
        </w:rPr>
      </w:pPr>
      <w:r>
        <w:rPr>
          <w:i/>
          <w:iCs/>
          <w:noProof/>
        </w:rPr>
        <w:t>Lobos Informatik</w:t>
      </w:r>
      <w:r>
        <w:rPr>
          <w:noProof/>
        </w:rPr>
        <w:t>. (25. 10 2016). Von https://www.lobos.ch/index.php?id=52 abgerufen</w:t>
      </w:r>
    </w:p>
    <w:p w:rsidR="006043DF" w:rsidRDefault="006043DF" w:rsidP="006043DF">
      <w:pPr>
        <w:pStyle w:val="Literaturverzeichnis"/>
        <w:ind w:left="720" w:hanging="720"/>
        <w:rPr>
          <w:noProof/>
        </w:rPr>
      </w:pPr>
      <w:r>
        <w:rPr>
          <w:noProof/>
        </w:rPr>
        <w:t xml:space="preserve">Lohnanalyse. (14. 01 2017). </w:t>
      </w:r>
      <w:r>
        <w:rPr>
          <w:i/>
          <w:iCs/>
          <w:noProof/>
        </w:rPr>
        <w:t>http://www.lohnanalyse.ch/ch/loehne/details/einkaeuferin.html</w:t>
      </w:r>
      <w:r>
        <w:rPr>
          <w:noProof/>
        </w:rPr>
        <w:t>.</w:t>
      </w:r>
    </w:p>
    <w:p w:rsidR="006043DF" w:rsidRDefault="006043DF" w:rsidP="006043DF">
      <w:pPr>
        <w:pStyle w:val="Literaturverzeichnis"/>
        <w:ind w:left="720" w:hanging="720"/>
        <w:rPr>
          <w:noProof/>
        </w:rPr>
      </w:pPr>
      <w:r>
        <w:rPr>
          <w:noProof/>
        </w:rPr>
        <w:t xml:space="preserve">Ritschard, U. (2016). </w:t>
      </w:r>
      <w:r>
        <w:rPr>
          <w:i/>
          <w:iCs/>
          <w:noProof/>
        </w:rPr>
        <w:t>Bericht über die Beschaffung, Logistik und Lagerbewirtschaftung im Wohnheim Riggisberg.</w:t>
      </w:r>
      <w:r>
        <w:rPr>
          <w:noProof/>
        </w:rPr>
        <w:t xml:space="preserve"> Seuzach: Urs Ritshchard.</w:t>
      </w:r>
    </w:p>
    <w:p w:rsidR="006043DF" w:rsidRDefault="006043DF" w:rsidP="006043DF">
      <w:pPr>
        <w:pStyle w:val="Literaturverzeichnis"/>
        <w:ind w:left="720" w:hanging="720"/>
        <w:rPr>
          <w:noProof/>
        </w:rPr>
      </w:pPr>
      <w:r>
        <w:rPr>
          <w:noProof/>
        </w:rPr>
        <w:t xml:space="preserve">Schweiger, P. D.-I. (21. 01 2017). </w:t>
      </w:r>
      <w:r>
        <w:rPr>
          <w:i/>
          <w:iCs/>
          <w:noProof/>
        </w:rPr>
        <w:t>http://www.logistik-heute.de/Kompetenz-Logistik-Wissen-Know-How/7114/Hintergrundberichte/Outsourcing-Erfolgreiche-Fremdvergabe</w:t>
      </w:r>
      <w:r>
        <w:rPr>
          <w:noProof/>
        </w:rPr>
        <w:t>.</w:t>
      </w:r>
    </w:p>
    <w:p w:rsidR="006043DF" w:rsidRPr="006043DF" w:rsidRDefault="006043DF" w:rsidP="006043DF">
      <w:pPr>
        <w:pStyle w:val="Literaturverzeichnis"/>
        <w:ind w:left="720" w:hanging="720"/>
        <w:rPr>
          <w:noProof/>
          <w:lang w:val="fr-CH"/>
        </w:rPr>
      </w:pPr>
      <w:r w:rsidRPr="006043DF">
        <w:rPr>
          <w:noProof/>
          <w:lang w:val="fr-CH"/>
        </w:rPr>
        <w:t xml:space="preserve">Tarifsuisse. (13. 01 2017). </w:t>
      </w:r>
      <w:r w:rsidRPr="006043DF">
        <w:rPr>
          <w:i/>
          <w:iCs/>
          <w:noProof/>
          <w:lang w:val="fr-CH"/>
        </w:rPr>
        <w:t>https://www.tarifsuisse.ch/</w:t>
      </w:r>
      <w:r w:rsidRPr="006043DF">
        <w:rPr>
          <w:noProof/>
          <w:lang w:val="fr-CH"/>
        </w:rPr>
        <w:t>.</w:t>
      </w:r>
    </w:p>
    <w:p w:rsidR="006043DF" w:rsidRPr="006043DF" w:rsidRDefault="006043DF" w:rsidP="006043DF">
      <w:pPr>
        <w:pStyle w:val="Literaturverzeichnis"/>
        <w:ind w:left="720" w:hanging="720"/>
        <w:rPr>
          <w:noProof/>
          <w:lang w:val="fr-CH"/>
        </w:rPr>
      </w:pPr>
      <w:r w:rsidRPr="006043DF">
        <w:rPr>
          <w:noProof/>
          <w:lang w:val="fr-CH"/>
        </w:rPr>
        <w:t xml:space="preserve">tarifsuisse. (01. 06 2017). </w:t>
      </w:r>
      <w:r w:rsidRPr="006043DF">
        <w:rPr>
          <w:i/>
          <w:iCs/>
          <w:noProof/>
          <w:lang w:val="fr-CH"/>
        </w:rPr>
        <w:t>https://www.tarifsuisse.ch/de/ueber-tarifsuisse/organisation/</w:t>
      </w:r>
      <w:r w:rsidRPr="006043DF">
        <w:rPr>
          <w:noProof/>
          <w:lang w:val="fr-CH"/>
        </w:rPr>
        <w:t>.</w:t>
      </w:r>
    </w:p>
    <w:p w:rsidR="006043DF" w:rsidRDefault="006043DF" w:rsidP="006043DF">
      <w:pPr>
        <w:pStyle w:val="Literaturverzeichnis"/>
        <w:ind w:left="720" w:hanging="720"/>
        <w:rPr>
          <w:noProof/>
        </w:rPr>
      </w:pPr>
      <w:r>
        <w:rPr>
          <w:noProof/>
        </w:rPr>
        <w:t xml:space="preserve">vbb|abems, V. B.-&amp;. (12. 01 2017). </w:t>
      </w:r>
      <w:r>
        <w:rPr>
          <w:i/>
          <w:iCs/>
          <w:noProof/>
        </w:rPr>
        <w:t>https://www.vbb-abems.ch</w:t>
      </w:r>
      <w:r>
        <w:rPr>
          <w:noProof/>
        </w:rPr>
        <w:t>. Von https://www.vbb-abems.ch/files/01GS59M/vertrag_nebenleistungen_2014_vbb_abemshsk.pdf abgerufen</w:t>
      </w:r>
    </w:p>
    <w:p w:rsidR="006043DF" w:rsidRDefault="006043DF" w:rsidP="006043DF">
      <w:pPr>
        <w:pStyle w:val="Literaturverzeichnis"/>
        <w:ind w:left="720" w:hanging="720"/>
        <w:rPr>
          <w:noProof/>
        </w:rPr>
      </w:pPr>
      <w:r>
        <w:rPr>
          <w:i/>
          <w:iCs/>
          <w:noProof/>
        </w:rPr>
        <w:t>Wikipedia</w:t>
      </w:r>
      <w:r>
        <w:rPr>
          <w:noProof/>
        </w:rPr>
        <w:t>. (26. 10 2016). Von https://de.wikipedia.org/wiki/Lieferkette abgerufen</w:t>
      </w:r>
    </w:p>
    <w:p w:rsidR="006043DF" w:rsidRDefault="006043DF" w:rsidP="006043DF">
      <w:pPr>
        <w:pStyle w:val="Literaturverzeichnis"/>
        <w:ind w:left="720" w:hanging="720"/>
        <w:rPr>
          <w:noProof/>
        </w:rPr>
      </w:pPr>
      <w:r>
        <w:rPr>
          <w:i/>
          <w:iCs/>
          <w:noProof/>
        </w:rPr>
        <w:t>Wohnheim Riggisberg</w:t>
      </w:r>
      <w:r>
        <w:rPr>
          <w:noProof/>
        </w:rPr>
        <w:t>. (24. 10 2016). Von http://www.wohnheimriggisberg.ch/uber-uns/ abgerufen</w:t>
      </w:r>
    </w:p>
    <w:p w:rsidR="006043DF" w:rsidRDefault="006043DF" w:rsidP="006043DF">
      <w:pPr>
        <w:pStyle w:val="Endnotentext"/>
      </w:pPr>
      <w:r>
        <w:fldChar w:fldCharType="end"/>
      </w:r>
      <w:r>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X="75" w:tblpY="1"/>
      <w:tblW w:w="4961" w:type="pct"/>
      <w:tblLook w:val="04A0" w:firstRow="1" w:lastRow="0" w:firstColumn="1" w:lastColumn="0" w:noHBand="0" w:noVBand="1"/>
    </w:tblPr>
    <w:tblGrid>
      <w:gridCol w:w="4263"/>
      <w:gridCol w:w="964"/>
      <w:gridCol w:w="4336"/>
    </w:tblGrid>
    <w:tr w:rsidR="006043DF" w:rsidRPr="005B4E45" w:rsidTr="00BF5744">
      <w:trPr>
        <w:trHeight w:val="151"/>
      </w:trPr>
      <w:tc>
        <w:tcPr>
          <w:tcW w:w="2229" w:type="pct"/>
          <w:tcBorders>
            <w:bottom w:val="single" w:sz="4" w:space="0" w:color="4F81BD"/>
          </w:tcBorders>
        </w:tcPr>
        <w:p w:rsidR="006043DF" w:rsidRPr="00D53776" w:rsidRDefault="006043DF" w:rsidP="00D53776">
          <w:r>
            <w:t xml:space="preserve">Quo vadis </w:t>
          </w:r>
        </w:p>
      </w:tc>
      <w:tc>
        <w:tcPr>
          <w:tcW w:w="504" w:type="pct"/>
          <w:vMerge w:val="restart"/>
          <w:noWrap/>
          <w:vAlign w:val="center"/>
        </w:tcPr>
        <w:p w:rsidR="006043DF" w:rsidRPr="00D53776" w:rsidRDefault="006043DF" w:rsidP="00D53776">
          <w:r>
            <w:t>—</w:t>
          </w:r>
          <w:r w:rsidRPr="00D53776">
            <w:fldChar w:fldCharType="begin"/>
          </w:r>
          <w:r w:rsidRPr="00D53776">
            <w:instrText xml:space="preserve"> PAGE  \* MERGEFORMAT </w:instrText>
          </w:r>
          <w:r w:rsidRPr="00D53776">
            <w:fldChar w:fldCharType="separate"/>
          </w:r>
          <w:r w:rsidR="003D125F">
            <w:rPr>
              <w:noProof/>
            </w:rPr>
            <w:t>20</w:t>
          </w:r>
          <w:r w:rsidRPr="00D53776">
            <w:fldChar w:fldCharType="end"/>
          </w:r>
          <w:r>
            <w:t>—</w:t>
          </w:r>
        </w:p>
      </w:tc>
      <w:tc>
        <w:tcPr>
          <w:tcW w:w="2267" w:type="pct"/>
          <w:tcBorders>
            <w:bottom w:val="single" w:sz="4" w:space="0" w:color="4F81BD"/>
          </w:tcBorders>
        </w:tcPr>
        <w:p w:rsidR="006043DF" w:rsidRPr="00D53776" w:rsidRDefault="006043DF" w:rsidP="00D53776">
          <w:fldSimple w:instr=" STYLEREF &quot;Überschrift 1&quot;\t  \* MERGEFORMAT ">
            <w:r w:rsidR="003D125F">
              <w:rPr>
                <w:noProof/>
              </w:rPr>
              <w:t>Ist Situation</w:t>
            </w:r>
          </w:fldSimple>
        </w:p>
      </w:tc>
    </w:tr>
    <w:tr w:rsidR="006043DF" w:rsidTr="00BF5744">
      <w:trPr>
        <w:trHeight w:val="150"/>
      </w:trPr>
      <w:tc>
        <w:tcPr>
          <w:tcW w:w="2229" w:type="pct"/>
          <w:tcBorders>
            <w:top w:val="single" w:sz="4" w:space="0" w:color="4F81BD"/>
          </w:tcBorders>
        </w:tcPr>
        <w:p w:rsidR="006043DF" w:rsidRPr="00D53776" w:rsidRDefault="006043DF" w:rsidP="00697686">
          <w:r>
            <w:t>Mirjam Baumann</w:t>
          </w:r>
          <w:r w:rsidRPr="00D53776">
            <w:fldChar w:fldCharType="begin"/>
          </w:r>
          <w:r w:rsidRPr="00D53776">
            <w:instrText xml:space="preserve"> REF Autorenname \h* MERGEFORMAT  </w:instrText>
          </w:r>
          <w:r w:rsidRPr="00D53776">
            <w:fldChar w:fldCharType="end"/>
          </w:r>
        </w:p>
      </w:tc>
      <w:tc>
        <w:tcPr>
          <w:tcW w:w="504" w:type="pct"/>
          <w:vMerge/>
        </w:tcPr>
        <w:p w:rsidR="006043DF" w:rsidRPr="00D53776" w:rsidRDefault="006043DF" w:rsidP="00D53776">
          <w:pPr>
            <w:pStyle w:val="Kopfzeile"/>
          </w:pPr>
        </w:p>
      </w:tc>
      <w:tc>
        <w:tcPr>
          <w:tcW w:w="2267" w:type="pct"/>
          <w:tcBorders>
            <w:top w:val="single" w:sz="4" w:space="0" w:color="4F81BD"/>
          </w:tcBorders>
        </w:tcPr>
        <w:p w:rsidR="006043DF" w:rsidRPr="00D53776" w:rsidRDefault="006043DF" w:rsidP="00D53776">
          <w:pPr>
            <w:pStyle w:val="Kopfzeile"/>
          </w:pPr>
        </w:p>
      </w:tc>
    </w:tr>
  </w:tbl>
  <w:p w:rsidR="006043DF" w:rsidRDefault="006043DF" w:rsidP="00D53776"/>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06EBE" w:rsidRDefault="00A06EBE">
      <w:r>
        <w:separator/>
      </w:r>
    </w:p>
  </w:footnote>
  <w:footnote w:type="continuationSeparator" w:id="0">
    <w:p w:rsidR="00A06EBE" w:rsidRDefault="00A06EBE">
      <w:r>
        <w:continuationSeparator/>
      </w:r>
    </w:p>
    <w:p w:rsidR="00A06EBE" w:rsidRDefault="00A06EBE"/>
    <w:p w:rsidR="00A06EBE" w:rsidRDefault="00A06EBE"/>
    <w:p w:rsidR="00A06EBE" w:rsidRDefault="00A06EBE"/>
    <w:p w:rsidR="00A06EBE" w:rsidRDefault="00A06EBE"/>
    <w:p w:rsidR="00A06EBE" w:rsidRDefault="00A06EBE"/>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043DF" w:rsidRDefault="006043DF">
    <w:pPr>
      <w:pStyle w:val="Kopfzeile"/>
    </w:pPr>
    <w:r>
      <w:rPr>
        <w:noProof/>
        <w:lang w:val="de-CH" w:eastAsia="de-CH"/>
      </w:rPr>
      <w:drawing>
        <wp:inline distT="0" distB="0" distL="0" distR="0" wp14:anchorId="12007DD1" wp14:editId="37E782B5">
          <wp:extent cx="1702435" cy="434975"/>
          <wp:effectExtent l="0" t="0" r="0" b="3175"/>
          <wp:docPr id="3" name="Grafik 3"/>
          <wp:cNvGraphicFramePr/>
          <a:graphic xmlns:a="http://schemas.openxmlformats.org/drawingml/2006/main">
            <a:graphicData uri="http://schemas.openxmlformats.org/drawingml/2006/picture">
              <pic:pic xmlns:pic="http://schemas.openxmlformats.org/drawingml/2006/picture">
                <pic:nvPicPr>
                  <pic:cNvPr id="2" name="Grafik 2"/>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02435" cy="434975"/>
                  </a:xfrm>
                  <a:prstGeom prst="rect">
                    <a:avLst/>
                  </a:prstGeom>
                </pic:spPr>
              </pic:pic>
            </a:graphicData>
          </a:graphic>
        </wp:inline>
      </w:drawing>
    </w:r>
  </w:p>
  <w:p w:rsidR="006043DF" w:rsidRDefault="006043DF">
    <w:pPr>
      <w:pStyle w:val="Kopfzeile"/>
    </w:pPr>
  </w:p>
  <w:p w:rsidR="006043DF" w:rsidRDefault="006043DF">
    <w:pPr>
      <w:pStyle w:val="Kopfzeil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2"/>
    <w:multiLevelType w:val="singleLevel"/>
    <w:tmpl w:val="7450AFC6"/>
    <w:lvl w:ilvl="0">
      <w:start w:val="1"/>
      <w:numFmt w:val="bullet"/>
      <w:lvlText w:val=""/>
      <w:lvlJc w:val="left"/>
      <w:pPr>
        <w:tabs>
          <w:tab w:val="num" w:pos="926"/>
        </w:tabs>
        <w:ind w:left="926" w:hanging="360"/>
      </w:pPr>
      <w:rPr>
        <w:rFonts w:ascii="Wingdings" w:hAnsi="Wingdings" w:hint="default"/>
      </w:rPr>
    </w:lvl>
  </w:abstractNum>
  <w:abstractNum w:abstractNumId="1" w15:restartNumberingAfterBreak="0">
    <w:nsid w:val="04950407"/>
    <w:multiLevelType w:val="hybridMultilevel"/>
    <w:tmpl w:val="F93E4A9C"/>
    <w:lvl w:ilvl="0" w:tplc="A8FC3D32">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15:restartNumberingAfterBreak="0">
    <w:nsid w:val="0B597750"/>
    <w:multiLevelType w:val="multilevel"/>
    <w:tmpl w:val="2086FFC6"/>
    <w:lvl w:ilvl="0">
      <w:start w:val="1"/>
      <w:numFmt w:val="decimal"/>
      <w:lvlText w:val="%1."/>
      <w:lvlJc w:val="left"/>
      <w:pPr>
        <w:tabs>
          <w:tab w:val="num" w:pos="0"/>
        </w:tabs>
        <w:ind w:left="0" w:firstLine="0"/>
      </w:pPr>
      <w:rPr>
        <w:rFonts w:hint="default"/>
      </w:rPr>
    </w:lvl>
    <w:lvl w:ilvl="1">
      <w:start w:val="1"/>
      <w:numFmt w:val="decimal"/>
      <w:isLgl/>
      <w:lvlText w:val="%1.%2"/>
      <w:lvlJc w:val="left"/>
      <w:pPr>
        <w:tabs>
          <w:tab w:val="num" w:pos="0"/>
        </w:tabs>
        <w:ind w:left="0" w:firstLine="0"/>
      </w:pPr>
      <w:rPr>
        <w:rFonts w:hint="default"/>
        <w:u w:val="none"/>
      </w:rPr>
    </w:lvl>
    <w:lvl w:ilvl="2">
      <w:start w:val="1"/>
      <w:numFmt w:val="decimal"/>
      <w:lvlText w:val="%1.%2.%3"/>
      <w:lvlJc w:val="left"/>
      <w:pPr>
        <w:tabs>
          <w:tab w:val="num" w:pos="0"/>
        </w:tabs>
        <w:ind w:left="0" w:firstLine="0"/>
      </w:pPr>
      <w:rPr>
        <w:rFonts w:hint="default"/>
        <w:u w:val="none"/>
      </w:rPr>
    </w:lvl>
    <w:lvl w:ilvl="3">
      <w:start w:val="1"/>
      <w:numFmt w:val="decimal"/>
      <w:lvlText w:val="%1.%2.%3.%4"/>
      <w:lvlJc w:val="left"/>
      <w:pPr>
        <w:tabs>
          <w:tab w:val="num" w:pos="0"/>
        </w:tabs>
        <w:ind w:left="0" w:firstLine="0"/>
      </w:pPr>
      <w:rPr>
        <w:rFonts w:hint="default"/>
        <w:u w:val="none"/>
      </w:rPr>
    </w:lvl>
    <w:lvl w:ilvl="4">
      <w:start w:val="1"/>
      <w:numFmt w:val="decimal"/>
      <w:lvlText w:val="%1.%2.%3.%4.%5"/>
      <w:lvlJc w:val="left"/>
      <w:pPr>
        <w:ind w:left="0" w:firstLine="0"/>
      </w:pPr>
      <w:rPr>
        <w:rFonts w:hint="default"/>
        <w:u w:val="none"/>
      </w:rPr>
    </w:lvl>
    <w:lvl w:ilvl="5">
      <w:start w:val="1"/>
      <w:numFmt w:val="decimal"/>
      <w:lvlText w:val="%1.%2.%3.%4.%5.%6."/>
      <w:lvlJc w:val="left"/>
      <w:pPr>
        <w:tabs>
          <w:tab w:val="num" w:pos="3237"/>
        </w:tabs>
        <w:ind w:left="2733" w:hanging="936"/>
      </w:pPr>
      <w:rPr>
        <w:rFonts w:hint="default"/>
      </w:rPr>
    </w:lvl>
    <w:lvl w:ilvl="6">
      <w:start w:val="1"/>
      <w:numFmt w:val="decimal"/>
      <w:lvlText w:val="%1.%2.%3.%4.%5.%6.%7."/>
      <w:lvlJc w:val="left"/>
      <w:pPr>
        <w:tabs>
          <w:tab w:val="num" w:pos="3597"/>
        </w:tabs>
        <w:ind w:left="3237" w:hanging="1080"/>
      </w:pPr>
      <w:rPr>
        <w:rFonts w:hint="default"/>
      </w:rPr>
    </w:lvl>
    <w:lvl w:ilvl="7">
      <w:start w:val="1"/>
      <w:numFmt w:val="decimal"/>
      <w:lvlText w:val="%1.%2.%3.%4.%5.%6.%7.%8."/>
      <w:lvlJc w:val="left"/>
      <w:pPr>
        <w:tabs>
          <w:tab w:val="num" w:pos="431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3" w15:restartNumberingAfterBreak="0">
    <w:nsid w:val="0BC66010"/>
    <w:multiLevelType w:val="hybridMultilevel"/>
    <w:tmpl w:val="6B9E222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4" w15:restartNumberingAfterBreak="0">
    <w:nsid w:val="23BF0ACA"/>
    <w:multiLevelType w:val="multilevel"/>
    <w:tmpl w:val="F11EC23E"/>
    <w:lvl w:ilvl="0">
      <w:start w:val="1"/>
      <w:numFmt w:val="decimal"/>
      <w:lvlText w:val="%1."/>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1">
      <w:start w:val="1"/>
      <w:numFmt w:val="decimal"/>
      <w:lvlText w:val="%1.%2"/>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2">
      <w:start w:val="1"/>
      <w:numFmt w:val="decimal"/>
      <w:lvlText w:val="%1.%2.%3"/>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3">
      <w:start w:val="1"/>
      <w:numFmt w:val="decimal"/>
      <w:lvlText w:val="%1.%2.%3.%4"/>
      <w:lvlJc w:val="left"/>
      <w:pPr>
        <w:ind w:left="0" w:firstLine="0"/>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2A4E353F"/>
    <w:multiLevelType w:val="hybridMultilevel"/>
    <w:tmpl w:val="CD5A971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15:restartNumberingAfterBreak="0">
    <w:nsid w:val="2D387423"/>
    <w:multiLevelType w:val="multilevel"/>
    <w:tmpl w:val="301C275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2AE02CE"/>
    <w:multiLevelType w:val="multilevel"/>
    <w:tmpl w:val="D84202B0"/>
    <w:lvl w:ilvl="0">
      <w:start w:val="1"/>
      <w:numFmt w:val="decimal"/>
      <w:suff w:val="space"/>
      <w:lvlText w:val="%1."/>
      <w:lvlJc w:val="left"/>
      <w:pPr>
        <w:ind w:left="3575" w:hanging="1418"/>
      </w:pPr>
      <w:rPr>
        <w:rFonts w:hint="default"/>
      </w:rPr>
    </w:lvl>
    <w:lvl w:ilvl="1">
      <w:start w:val="1"/>
      <w:numFmt w:val="decimal"/>
      <w:suff w:val="space"/>
      <w:lvlText w:val="%1.%2."/>
      <w:lvlJc w:val="left"/>
      <w:pPr>
        <w:ind w:left="2157" w:firstLine="0"/>
      </w:pPr>
      <w:rPr>
        <w:rFonts w:hint="default"/>
        <w:u w:val="none"/>
      </w:rPr>
    </w:lvl>
    <w:lvl w:ilvl="2">
      <w:start w:val="1"/>
      <w:numFmt w:val="decimal"/>
      <w:isLgl/>
      <w:suff w:val="space"/>
      <w:lvlText w:val="%1.%2.%3."/>
      <w:lvlJc w:val="left"/>
      <w:pPr>
        <w:ind w:left="0" w:hanging="1418"/>
      </w:pPr>
      <w:rPr>
        <w:rFonts w:hint="default"/>
        <w:u w:val="none"/>
      </w:rPr>
    </w:lvl>
    <w:lvl w:ilvl="3">
      <w:start w:val="1"/>
      <w:numFmt w:val="decimal"/>
      <w:isLgl/>
      <w:suff w:val="space"/>
      <w:lvlText w:val="%1.%2.%3.%4."/>
      <w:lvlJc w:val="left"/>
      <w:pPr>
        <w:ind w:left="0" w:firstLine="0"/>
      </w:pPr>
      <w:rPr>
        <w:rFonts w:hint="default"/>
        <w:u w:val="none"/>
      </w:rPr>
    </w:lvl>
    <w:lvl w:ilvl="4">
      <w:start w:val="1"/>
      <w:numFmt w:val="decimal"/>
      <w:isLgl/>
      <w:suff w:val="space"/>
      <w:lvlText w:val="%1.%2.%3.%4.%5"/>
      <w:lvlJc w:val="left"/>
      <w:pPr>
        <w:ind w:left="3575" w:hanging="1418"/>
      </w:pPr>
      <w:rPr>
        <w:rFonts w:hint="default"/>
        <w:u w:val="single"/>
      </w:rPr>
    </w:lvl>
    <w:lvl w:ilvl="5">
      <w:start w:val="1"/>
      <w:numFmt w:val="decimal"/>
      <w:lvlText w:val="%1.%2.%3.%4.%5.%6."/>
      <w:lvlJc w:val="left"/>
      <w:pPr>
        <w:tabs>
          <w:tab w:val="num" w:pos="1702"/>
        </w:tabs>
        <w:ind w:left="1702" w:hanging="1418"/>
      </w:pPr>
      <w:rPr>
        <w:rFonts w:hint="default"/>
      </w:rPr>
    </w:lvl>
    <w:lvl w:ilvl="6">
      <w:start w:val="1"/>
      <w:numFmt w:val="decimal"/>
      <w:isLgl/>
      <w:lvlText w:val="%1.%2.%3.%4.%5.%6.%7. "/>
      <w:lvlJc w:val="left"/>
      <w:pPr>
        <w:tabs>
          <w:tab w:val="num" w:pos="3957"/>
        </w:tabs>
        <w:ind w:left="3237" w:hanging="1080"/>
      </w:pPr>
      <w:rPr>
        <w:rFonts w:hint="default"/>
      </w:rPr>
    </w:lvl>
    <w:lvl w:ilvl="7">
      <w:start w:val="1"/>
      <w:numFmt w:val="decimal"/>
      <w:lvlText w:val="%1.%2.%3.%4.%5.%6.%7.%8."/>
      <w:lvlJc w:val="left"/>
      <w:pPr>
        <w:tabs>
          <w:tab w:val="num" w:pos="4317"/>
        </w:tabs>
        <w:ind w:left="3741" w:hanging="1224"/>
      </w:pPr>
      <w:rPr>
        <w:rFonts w:hint="default"/>
      </w:rPr>
    </w:lvl>
    <w:lvl w:ilvl="8">
      <w:start w:val="1"/>
      <w:numFmt w:val="decimal"/>
      <w:lvlText w:val="%1.%2.%3.%4.%5.%6.%7.%8.%9."/>
      <w:lvlJc w:val="left"/>
      <w:pPr>
        <w:tabs>
          <w:tab w:val="num" w:pos="4677"/>
        </w:tabs>
        <w:ind w:left="4317" w:hanging="1440"/>
      </w:pPr>
      <w:rPr>
        <w:rFonts w:hint="default"/>
      </w:rPr>
    </w:lvl>
  </w:abstractNum>
  <w:abstractNum w:abstractNumId="8" w15:restartNumberingAfterBreak="0">
    <w:nsid w:val="33B72102"/>
    <w:multiLevelType w:val="hybridMultilevel"/>
    <w:tmpl w:val="6CE29B06"/>
    <w:lvl w:ilvl="0" w:tplc="AAB2EDF4">
      <w:start w:val="1"/>
      <w:numFmt w:val="bullet"/>
      <w:pStyle w:val="Aufzhlungszeichen"/>
      <w:lvlText w:val=""/>
      <w:lvlJc w:val="left"/>
      <w:pPr>
        <w:ind w:left="644"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15:restartNumberingAfterBreak="0">
    <w:nsid w:val="49DD7722"/>
    <w:multiLevelType w:val="hybridMultilevel"/>
    <w:tmpl w:val="7B46C59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0" w15:restartNumberingAfterBreak="0">
    <w:nsid w:val="59624442"/>
    <w:multiLevelType w:val="hybridMultilevel"/>
    <w:tmpl w:val="A0C05930"/>
    <w:lvl w:ilvl="0" w:tplc="A1AAA3DC">
      <w:start w:val="1"/>
      <w:numFmt w:val="decimal"/>
      <w:lvlText w:val="%1."/>
      <w:lvlJc w:val="left"/>
      <w:pPr>
        <w:ind w:left="720" w:hanging="360"/>
      </w:pPr>
      <w:rPr>
        <w:rFonts w:hint="default"/>
        <w:color w:val="auto"/>
      </w:rPr>
    </w:lvl>
    <w:lvl w:ilvl="1" w:tplc="FB2666B4">
      <w:numFmt w:val="bullet"/>
      <w:lvlText w:val="-"/>
      <w:lvlJc w:val="left"/>
      <w:pPr>
        <w:ind w:left="1440" w:hanging="360"/>
      </w:pPr>
      <w:rPr>
        <w:rFonts w:ascii="Lucida Sans" w:eastAsia="Times New Roman" w:hAnsi="Lucida Sans" w:cs="Lucida Sans" w:hint="default"/>
      </w:r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15:restartNumberingAfterBreak="0">
    <w:nsid w:val="599D27A3"/>
    <w:multiLevelType w:val="multilevel"/>
    <w:tmpl w:val="B25CF7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E790A4F"/>
    <w:multiLevelType w:val="hybridMultilevel"/>
    <w:tmpl w:val="28546D06"/>
    <w:lvl w:ilvl="0" w:tplc="252461A4">
      <w:numFmt w:val="bullet"/>
      <w:lvlText w:val="—"/>
      <w:lvlJc w:val="left"/>
      <w:pPr>
        <w:ind w:left="720" w:hanging="360"/>
      </w:pPr>
      <w:rPr>
        <w:rFonts w:ascii="Arial" w:eastAsia="Times New Roman" w:hAnsi="Arial" w:cs="Aria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15:restartNumberingAfterBreak="0">
    <w:nsid w:val="5F895727"/>
    <w:multiLevelType w:val="hybridMultilevel"/>
    <w:tmpl w:val="54BAE68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4" w15:restartNumberingAfterBreak="0">
    <w:nsid w:val="627F7647"/>
    <w:multiLevelType w:val="hybridMultilevel"/>
    <w:tmpl w:val="A410A5FA"/>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5" w15:restartNumberingAfterBreak="0">
    <w:nsid w:val="6AEC2EA8"/>
    <w:multiLevelType w:val="multilevel"/>
    <w:tmpl w:val="9A92646E"/>
    <w:lvl w:ilvl="0">
      <w:start w:val="1"/>
      <w:numFmt w:val="decimal"/>
      <w:lvlText w:val="%1."/>
      <w:lvlJc w:val="left"/>
      <w:pPr>
        <w:tabs>
          <w:tab w:val="num" w:pos="0"/>
        </w:tabs>
        <w:ind w:left="1418" w:hanging="1418"/>
      </w:pPr>
      <w:rPr>
        <w:rFonts w:hint="default"/>
      </w:rPr>
    </w:lvl>
    <w:lvl w:ilvl="1">
      <w:start w:val="1"/>
      <w:numFmt w:val="decimal"/>
      <w:lvlText w:val="%1.%2."/>
      <w:lvlJc w:val="left"/>
      <w:pPr>
        <w:tabs>
          <w:tab w:val="num" w:pos="-720"/>
        </w:tabs>
        <w:ind w:left="0" w:firstLine="0"/>
      </w:pPr>
      <w:rPr>
        <w:rFonts w:hint="default"/>
        <w:u w:val="none"/>
      </w:rPr>
    </w:lvl>
    <w:lvl w:ilvl="2">
      <w:start w:val="1"/>
      <w:numFmt w:val="decimal"/>
      <w:isLgl/>
      <w:suff w:val="space"/>
      <w:lvlText w:val="%1.%2.%3."/>
      <w:lvlJc w:val="left"/>
      <w:pPr>
        <w:ind w:left="-2157" w:hanging="1418"/>
      </w:pPr>
      <w:rPr>
        <w:rFonts w:hint="default"/>
        <w:u w:val="none"/>
      </w:rPr>
    </w:lvl>
    <w:lvl w:ilvl="3">
      <w:start w:val="1"/>
      <w:numFmt w:val="decimal"/>
      <w:isLgl/>
      <w:suff w:val="space"/>
      <w:lvlText w:val="%1.%2.%3.%4."/>
      <w:lvlJc w:val="left"/>
      <w:pPr>
        <w:ind w:left="-2157" w:firstLine="0"/>
      </w:pPr>
      <w:rPr>
        <w:rFonts w:hint="default"/>
        <w:u w:val="none"/>
      </w:rPr>
    </w:lvl>
    <w:lvl w:ilvl="4">
      <w:start w:val="1"/>
      <w:numFmt w:val="decimal"/>
      <w:isLgl/>
      <w:suff w:val="space"/>
      <w:lvlText w:val="%1.%2.%3.%4.%5"/>
      <w:lvlJc w:val="left"/>
      <w:pPr>
        <w:ind w:left="1418" w:hanging="1418"/>
      </w:pPr>
      <w:rPr>
        <w:rFonts w:hint="default"/>
        <w:u w:val="single"/>
      </w:rPr>
    </w:lvl>
    <w:lvl w:ilvl="5">
      <w:start w:val="1"/>
      <w:numFmt w:val="decimal"/>
      <w:lvlText w:val="%1.%2.%3.%4.%5.%6."/>
      <w:lvlJc w:val="left"/>
      <w:pPr>
        <w:tabs>
          <w:tab w:val="num" w:pos="1058"/>
        </w:tabs>
        <w:ind w:left="1058" w:hanging="1418"/>
      </w:pPr>
      <w:rPr>
        <w:rFonts w:hint="default"/>
      </w:rPr>
    </w:lvl>
    <w:lvl w:ilvl="6">
      <w:start w:val="1"/>
      <w:numFmt w:val="decimal"/>
      <w:isLgl/>
      <w:lvlText w:val="%1.%2.%3.%4.%5.%6.%7. "/>
      <w:lvlJc w:val="left"/>
      <w:pPr>
        <w:tabs>
          <w:tab w:val="num" w:pos="1800"/>
        </w:tabs>
        <w:ind w:left="1080" w:hanging="1080"/>
      </w:pPr>
      <w:rPr>
        <w:rFonts w:hint="default"/>
      </w:rPr>
    </w:lvl>
    <w:lvl w:ilvl="7">
      <w:start w:val="1"/>
      <w:numFmt w:val="decimal"/>
      <w:lvlText w:val="%1.%2.%3.%4.%5.%6.%7.%8."/>
      <w:lvlJc w:val="left"/>
      <w:pPr>
        <w:tabs>
          <w:tab w:val="num" w:pos="131"/>
        </w:tabs>
        <w:ind w:left="1584" w:hanging="1224"/>
      </w:pPr>
      <w:rPr>
        <w:rFonts w:hint="default"/>
      </w:rPr>
    </w:lvl>
    <w:lvl w:ilvl="8">
      <w:start w:val="1"/>
      <w:numFmt w:val="decimal"/>
      <w:lvlText w:val="%1.%2.%3.%4.%5.%6.%7.%8.%9."/>
      <w:lvlJc w:val="left"/>
      <w:pPr>
        <w:tabs>
          <w:tab w:val="num" w:pos="2520"/>
        </w:tabs>
        <w:ind w:left="2160" w:hanging="1440"/>
      </w:pPr>
      <w:rPr>
        <w:rFonts w:hint="default"/>
      </w:rPr>
    </w:lvl>
  </w:abstractNum>
  <w:abstractNum w:abstractNumId="16" w15:restartNumberingAfterBreak="0">
    <w:nsid w:val="6CE9659B"/>
    <w:multiLevelType w:val="hybridMultilevel"/>
    <w:tmpl w:val="7A127A2E"/>
    <w:lvl w:ilvl="0" w:tplc="08070001">
      <w:start w:val="1"/>
      <w:numFmt w:val="bullet"/>
      <w:lvlText w:val=""/>
      <w:lvlJc w:val="left"/>
      <w:pPr>
        <w:ind w:left="1440" w:hanging="360"/>
      </w:pPr>
      <w:rPr>
        <w:rFonts w:ascii="Symbol" w:hAnsi="Symbol" w:hint="default"/>
      </w:rPr>
    </w:lvl>
    <w:lvl w:ilvl="1" w:tplc="08070003">
      <w:start w:val="1"/>
      <w:numFmt w:val="bullet"/>
      <w:lvlText w:val="o"/>
      <w:lvlJc w:val="left"/>
      <w:pPr>
        <w:ind w:left="2160" w:hanging="360"/>
      </w:pPr>
      <w:rPr>
        <w:rFonts w:ascii="Courier New" w:hAnsi="Courier New" w:cs="Courier New" w:hint="default"/>
      </w:rPr>
    </w:lvl>
    <w:lvl w:ilvl="2" w:tplc="08070005" w:tentative="1">
      <w:start w:val="1"/>
      <w:numFmt w:val="bullet"/>
      <w:lvlText w:val=""/>
      <w:lvlJc w:val="left"/>
      <w:pPr>
        <w:ind w:left="2880" w:hanging="360"/>
      </w:pPr>
      <w:rPr>
        <w:rFonts w:ascii="Wingdings" w:hAnsi="Wingdings" w:hint="default"/>
      </w:rPr>
    </w:lvl>
    <w:lvl w:ilvl="3" w:tplc="08070001" w:tentative="1">
      <w:start w:val="1"/>
      <w:numFmt w:val="bullet"/>
      <w:lvlText w:val=""/>
      <w:lvlJc w:val="left"/>
      <w:pPr>
        <w:ind w:left="3600" w:hanging="360"/>
      </w:pPr>
      <w:rPr>
        <w:rFonts w:ascii="Symbol" w:hAnsi="Symbol" w:hint="default"/>
      </w:rPr>
    </w:lvl>
    <w:lvl w:ilvl="4" w:tplc="08070003" w:tentative="1">
      <w:start w:val="1"/>
      <w:numFmt w:val="bullet"/>
      <w:lvlText w:val="o"/>
      <w:lvlJc w:val="left"/>
      <w:pPr>
        <w:ind w:left="4320" w:hanging="360"/>
      </w:pPr>
      <w:rPr>
        <w:rFonts w:ascii="Courier New" w:hAnsi="Courier New" w:cs="Courier New" w:hint="default"/>
      </w:rPr>
    </w:lvl>
    <w:lvl w:ilvl="5" w:tplc="08070005" w:tentative="1">
      <w:start w:val="1"/>
      <w:numFmt w:val="bullet"/>
      <w:lvlText w:val=""/>
      <w:lvlJc w:val="left"/>
      <w:pPr>
        <w:ind w:left="5040" w:hanging="360"/>
      </w:pPr>
      <w:rPr>
        <w:rFonts w:ascii="Wingdings" w:hAnsi="Wingdings" w:hint="default"/>
      </w:rPr>
    </w:lvl>
    <w:lvl w:ilvl="6" w:tplc="08070001" w:tentative="1">
      <w:start w:val="1"/>
      <w:numFmt w:val="bullet"/>
      <w:lvlText w:val=""/>
      <w:lvlJc w:val="left"/>
      <w:pPr>
        <w:ind w:left="5760" w:hanging="360"/>
      </w:pPr>
      <w:rPr>
        <w:rFonts w:ascii="Symbol" w:hAnsi="Symbol" w:hint="default"/>
      </w:rPr>
    </w:lvl>
    <w:lvl w:ilvl="7" w:tplc="08070003" w:tentative="1">
      <w:start w:val="1"/>
      <w:numFmt w:val="bullet"/>
      <w:lvlText w:val="o"/>
      <w:lvlJc w:val="left"/>
      <w:pPr>
        <w:ind w:left="6480" w:hanging="360"/>
      </w:pPr>
      <w:rPr>
        <w:rFonts w:ascii="Courier New" w:hAnsi="Courier New" w:cs="Courier New" w:hint="default"/>
      </w:rPr>
    </w:lvl>
    <w:lvl w:ilvl="8" w:tplc="08070005" w:tentative="1">
      <w:start w:val="1"/>
      <w:numFmt w:val="bullet"/>
      <w:lvlText w:val=""/>
      <w:lvlJc w:val="left"/>
      <w:pPr>
        <w:ind w:left="7200" w:hanging="360"/>
      </w:pPr>
      <w:rPr>
        <w:rFonts w:ascii="Wingdings" w:hAnsi="Wingdings" w:hint="default"/>
      </w:rPr>
    </w:lvl>
  </w:abstractNum>
  <w:abstractNum w:abstractNumId="17" w15:restartNumberingAfterBreak="0">
    <w:nsid w:val="744A037A"/>
    <w:multiLevelType w:val="hybridMultilevel"/>
    <w:tmpl w:val="ED8CB4A2"/>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8" w15:restartNumberingAfterBreak="0">
    <w:nsid w:val="7A851FFD"/>
    <w:multiLevelType w:val="hybridMultilevel"/>
    <w:tmpl w:val="28EC29B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9" w15:restartNumberingAfterBreak="0">
    <w:nsid w:val="7DC305AD"/>
    <w:multiLevelType w:val="multilevel"/>
    <w:tmpl w:val="B7BADE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EA72C65"/>
    <w:multiLevelType w:val="multilevel"/>
    <w:tmpl w:val="04DCD6A4"/>
    <w:lvl w:ilvl="0">
      <w:start w:val="1"/>
      <w:numFmt w:val="decimal"/>
      <w:pStyle w:val="berschrift1"/>
      <w:lvlText w:val="%1."/>
      <w:lvlJc w:val="left"/>
      <w:pPr>
        <w:ind w:left="426" w:firstLine="0"/>
      </w:pPr>
      <w:rPr>
        <w:rFonts w:hint="default"/>
        <w:b/>
        <w:i/>
        <w:color w:val="0070C0"/>
        <w:sz w:val="40"/>
        <w:szCs w:val="24"/>
      </w:rPr>
    </w:lvl>
    <w:lvl w:ilvl="1">
      <w:start w:val="1"/>
      <w:numFmt w:val="decimal"/>
      <w:pStyle w:val="berschrift2"/>
      <w:lvlText w:val="%1.%2"/>
      <w:lvlJc w:val="left"/>
      <w:pPr>
        <w:ind w:left="1277" w:firstLine="0"/>
      </w:pPr>
      <w:rPr>
        <w:rFonts w:hint="default"/>
        <w:sz w:val="36"/>
      </w:rPr>
    </w:lvl>
    <w:lvl w:ilvl="2">
      <w:start w:val="1"/>
      <w:numFmt w:val="decimal"/>
      <w:pStyle w:val="berschrift3"/>
      <w:lvlText w:val="%1.%2.%3"/>
      <w:lvlJc w:val="left"/>
      <w:pPr>
        <w:ind w:left="0" w:firstLine="0"/>
      </w:pPr>
      <w:rPr>
        <w:rFonts w:hint="default"/>
      </w:rPr>
    </w:lvl>
    <w:lvl w:ilvl="3">
      <w:start w:val="1"/>
      <w:numFmt w:val="decimal"/>
      <w:pStyle w:val="berschrift4"/>
      <w:lvlText w:val="%1.%2.%3.%4"/>
      <w:lvlJc w:val="left"/>
      <w:pPr>
        <w:ind w:left="0" w:firstLine="0"/>
      </w:pPr>
      <w:rPr>
        <w:rFonts w:hint="default"/>
      </w:rPr>
    </w:lvl>
    <w:lvl w:ilvl="4">
      <w:start w:val="1"/>
      <w:numFmt w:val="decimal"/>
      <w:pStyle w:val="berschrift5"/>
      <w:lvlText w:val="%1.%2.%3.%4.%5"/>
      <w:lvlJc w:val="left"/>
      <w:pPr>
        <w:ind w:left="0" w:firstLine="0"/>
      </w:pPr>
      <w:rPr>
        <w:rFonts w:hint="default"/>
      </w:rPr>
    </w:lvl>
    <w:lvl w:ilvl="5">
      <w:start w:val="1"/>
      <w:numFmt w:val="decimal"/>
      <w:pStyle w:val="berschrift6"/>
      <w:lvlText w:val="%1.%2.%3.%4.%5.%6"/>
      <w:lvlJc w:val="left"/>
      <w:pPr>
        <w:ind w:left="0" w:firstLine="0"/>
      </w:pPr>
      <w:rPr>
        <w:rFonts w:hint="default"/>
      </w:rPr>
    </w:lvl>
    <w:lvl w:ilvl="6">
      <w:start w:val="1"/>
      <w:numFmt w:val="decimal"/>
      <w:pStyle w:val="berschrift7"/>
      <w:lvlText w:val="%1.%2.%3.%4.%5.%6.%7"/>
      <w:lvlJc w:val="left"/>
      <w:pPr>
        <w:ind w:left="0" w:firstLine="0"/>
      </w:pPr>
      <w:rPr>
        <w:rFonts w:hint="default"/>
      </w:rPr>
    </w:lvl>
    <w:lvl w:ilvl="7">
      <w:start w:val="1"/>
      <w:numFmt w:val="decimal"/>
      <w:pStyle w:val="berschrift8"/>
      <w:lvlText w:val="%1.%2.%3.%4.%5.%6.%7.%8"/>
      <w:lvlJc w:val="left"/>
      <w:pPr>
        <w:ind w:left="0" w:firstLine="0"/>
      </w:pPr>
      <w:rPr>
        <w:rFonts w:hint="default"/>
      </w:rPr>
    </w:lvl>
    <w:lvl w:ilvl="8">
      <w:start w:val="1"/>
      <w:numFmt w:val="decimal"/>
      <w:pStyle w:val="berschrift9"/>
      <w:lvlText w:val="%1.%2.%3.%4.%5.%6.%7.%8.%9"/>
      <w:lvlJc w:val="left"/>
      <w:pPr>
        <w:ind w:left="0" w:firstLine="0"/>
      </w:pPr>
      <w:rPr>
        <w:rFonts w:hint="default"/>
      </w:rPr>
    </w:lvl>
  </w:abstractNum>
  <w:num w:numId="1">
    <w:abstractNumId w:val="0"/>
  </w:num>
  <w:num w:numId="2">
    <w:abstractNumId w:val="7"/>
  </w:num>
  <w:num w:numId="3">
    <w:abstractNumId w:val="15"/>
  </w:num>
  <w:num w:numId="4">
    <w:abstractNumId w:val="2"/>
  </w:num>
  <w:num w:numId="5">
    <w:abstractNumId w:val="8"/>
  </w:num>
  <w:num w:numId="6">
    <w:abstractNumId w:val="1"/>
  </w:num>
  <w:num w:numId="7">
    <w:abstractNumId w:val="4"/>
  </w:num>
  <w:num w:numId="8">
    <w:abstractNumId w:val="5"/>
  </w:num>
  <w:num w:numId="9">
    <w:abstractNumId w:val="13"/>
  </w:num>
  <w:num w:numId="10">
    <w:abstractNumId w:val="20"/>
  </w:num>
  <w:num w:numId="11">
    <w:abstractNumId w:val="12"/>
  </w:num>
  <w:num w:numId="12">
    <w:abstractNumId w:val="8"/>
  </w:num>
  <w:num w:numId="13">
    <w:abstractNumId w:val="0"/>
  </w:num>
  <w:num w:numId="14">
    <w:abstractNumId w:val="20"/>
  </w:num>
  <w:num w:numId="15">
    <w:abstractNumId w:val="20"/>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8"/>
  </w:num>
  <w:num w:numId="25">
    <w:abstractNumId w:val="0"/>
  </w:num>
  <w:num w:numId="26">
    <w:abstractNumId w:val="20"/>
  </w:num>
  <w:num w:numId="27">
    <w:abstractNumId w:val="20"/>
  </w:num>
  <w:num w:numId="28">
    <w:abstractNumId w:val="20"/>
  </w:num>
  <w:num w:numId="29">
    <w:abstractNumId w:val="20"/>
  </w:num>
  <w:num w:numId="30">
    <w:abstractNumId w:val="20"/>
  </w:num>
  <w:num w:numId="31">
    <w:abstractNumId w:val="20"/>
  </w:num>
  <w:num w:numId="32">
    <w:abstractNumId w:val="20"/>
  </w:num>
  <w:num w:numId="33">
    <w:abstractNumId w:val="20"/>
  </w:num>
  <w:num w:numId="34">
    <w:abstractNumId w:val="20"/>
  </w:num>
  <w:num w:numId="35">
    <w:abstractNumId w:val="20"/>
  </w:num>
  <w:num w:numId="36">
    <w:abstractNumId w:val="6"/>
  </w:num>
  <w:num w:numId="37">
    <w:abstractNumId w:val="11"/>
  </w:num>
  <w:num w:numId="38">
    <w:abstractNumId w:val="19"/>
  </w:num>
  <w:num w:numId="39">
    <w:abstractNumId w:val="10"/>
  </w:num>
  <w:num w:numId="40">
    <w:abstractNumId w:val="16"/>
  </w:num>
  <w:num w:numId="41">
    <w:abstractNumId w:val="14"/>
  </w:num>
  <w:num w:numId="42">
    <w:abstractNumId w:val="3"/>
  </w:num>
  <w:num w:numId="43">
    <w:abstractNumId w:val="18"/>
  </w:num>
  <w:num w:numId="44">
    <w:abstractNumId w:val="9"/>
  </w:num>
  <w:num w:numId="45">
    <w:abstractNumId w:val="17"/>
  </w:num>
  <w:numIdMacAtCleanup w:val="6"/>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binden Alex">
    <w15:presenceInfo w15:providerId="Windows Live" w15:userId="57f9f1cf6cf0d43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formatting="1" w:enforcement="0"/>
  <w:defaultTabStop w:val="720"/>
  <w:autoHyphenation/>
  <w:hyphenationZone w:val="357"/>
  <w:noPunctuationKerning/>
  <w:characterSpacingControl w:val="doNotCompress"/>
  <w:hdrShapeDefaults>
    <o:shapedefaults v:ext="edit" spidmax="2049"/>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447"/>
    <w:rsid w:val="00004ED8"/>
    <w:rsid w:val="00006E0C"/>
    <w:rsid w:val="000070DC"/>
    <w:rsid w:val="00014A20"/>
    <w:rsid w:val="000175E3"/>
    <w:rsid w:val="00024BC2"/>
    <w:rsid w:val="00026D73"/>
    <w:rsid w:val="00027C53"/>
    <w:rsid w:val="00031010"/>
    <w:rsid w:val="00032124"/>
    <w:rsid w:val="000341D0"/>
    <w:rsid w:val="00034271"/>
    <w:rsid w:val="00034F6B"/>
    <w:rsid w:val="0004010F"/>
    <w:rsid w:val="00040E4C"/>
    <w:rsid w:val="00041D07"/>
    <w:rsid w:val="000438D0"/>
    <w:rsid w:val="00046120"/>
    <w:rsid w:val="000536CA"/>
    <w:rsid w:val="0005392C"/>
    <w:rsid w:val="00053B56"/>
    <w:rsid w:val="0005400A"/>
    <w:rsid w:val="00055D58"/>
    <w:rsid w:val="000666DA"/>
    <w:rsid w:val="00067166"/>
    <w:rsid w:val="000679C8"/>
    <w:rsid w:val="000679DF"/>
    <w:rsid w:val="000714B7"/>
    <w:rsid w:val="00081557"/>
    <w:rsid w:val="00082F91"/>
    <w:rsid w:val="00083E0F"/>
    <w:rsid w:val="00086C62"/>
    <w:rsid w:val="00090F58"/>
    <w:rsid w:val="0009150D"/>
    <w:rsid w:val="00092F53"/>
    <w:rsid w:val="00093A2F"/>
    <w:rsid w:val="00097C42"/>
    <w:rsid w:val="000A2A2C"/>
    <w:rsid w:val="000A68C9"/>
    <w:rsid w:val="000B52D8"/>
    <w:rsid w:val="000B54DB"/>
    <w:rsid w:val="000B63DE"/>
    <w:rsid w:val="000D17DE"/>
    <w:rsid w:val="000D2198"/>
    <w:rsid w:val="000D29A6"/>
    <w:rsid w:val="000D4563"/>
    <w:rsid w:val="000D6A2C"/>
    <w:rsid w:val="000D7325"/>
    <w:rsid w:val="000D76B4"/>
    <w:rsid w:val="000E0A31"/>
    <w:rsid w:val="000E10B8"/>
    <w:rsid w:val="000E277A"/>
    <w:rsid w:val="000E3325"/>
    <w:rsid w:val="000E4760"/>
    <w:rsid w:val="000E5268"/>
    <w:rsid w:val="000F3AFF"/>
    <w:rsid w:val="000F5B4E"/>
    <w:rsid w:val="000F5F0D"/>
    <w:rsid w:val="000F7D6E"/>
    <w:rsid w:val="001030BA"/>
    <w:rsid w:val="001034B2"/>
    <w:rsid w:val="001062AB"/>
    <w:rsid w:val="00111EA1"/>
    <w:rsid w:val="00111EE9"/>
    <w:rsid w:val="0011605D"/>
    <w:rsid w:val="00116EDF"/>
    <w:rsid w:val="00122B84"/>
    <w:rsid w:val="0012578D"/>
    <w:rsid w:val="00130663"/>
    <w:rsid w:val="00135B30"/>
    <w:rsid w:val="0014161D"/>
    <w:rsid w:val="00141FAA"/>
    <w:rsid w:val="00145B41"/>
    <w:rsid w:val="001558C2"/>
    <w:rsid w:val="00156DF3"/>
    <w:rsid w:val="00157353"/>
    <w:rsid w:val="0016213C"/>
    <w:rsid w:val="001629CF"/>
    <w:rsid w:val="00165746"/>
    <w:rsid w:val="00166207"/>
    <w:rsid w:val="00170652"/>
    <w:rsid w:val="00172D80"/>
    <w:rsid w:val="0017513C"/>
    <w:rsid w:val="001753E8"/>
    <w:rsid w:val="0018784D"/>
    <w:rsid w:val="001951ED"/>
    <w:rsid w:val="001972AB"/>
    <w:rsid w:val="001A31BC"/>
    <w:rsid w:val="001A418A"/>
    <w:rsid w:val="001A6CEA"/>
    <w:rsid w:val="001B224C"/>
    <w:rsid w:val="001B6376"/>
    <w:rsid w:val="001B70A5"/>
    <w:rsid w:val="001C349F"/>
    <w:rsid w:val="001D052C"/>
    <w:rsid w:val="001D0F4A"/>
    <w:rsid w:val="001D4A60"/>
    <w:rsid w:val="001D4F88"/>
    <w:rsid w:val="001E11C1"/>
    <w:rsid w:val="001E1E25"/>
    <w:rsid w:val="001E366B"/>
    <w:rsid w:val="001E44A5"/>
    <w:rsid w:val="001E788E"/>
    <w:rsid w:val="001F6B78"/>
    <w:rsid w:val="002015CD"/>
    <w:rsid w:val="0020176D"/>
    <w:rsid w:val="00202AB0"/>
    <w:rsid w:val="0020343A"/>
    <w:rsid w:val="0020601A"/>
    <w:rsid w:val="00206BC0"/>
    <w:rsid w:val="00210B3A"/>
    <w:rsid w:val="00210F49"/>
    <w:rsid w:val="00211E0A"/>
    <w:rsid w:val="00217524"/>
    <w:rsid w:val="00220346"/>
    <w:rsid w:val="00220E1A"/>
    <w:rsid w:val="00224422"/>
    <w:rsid w:val="00224FBE"/>
    <w:rsid w:val="00230469"/>
    <w:rsid w:val="002309E0"/>
    <w:rsid w:val="00233713"/>
    <w:rsid w:val="00234163"/>
    <w:rsid w:val="00234A99"/>
    <w:rsid w:val="00235D19"/>
    <w:rsid w:val="002362A7"/>
    <w:rsid w:val="00237658"/>
    <w:rsid w:val="00250A94"/>
    <w:rsid w:val="00253541"/>
    <w:rsid w:val="002541D4"/>
    <w:rsid w:val="00255E55"/>
    <w:rsid w:val="002604FE"/>
    <w:rsid w:val="00260851"/>
    <w:rsid w:val="002623B2"/>
    <w:rsid w:val="002635DF"/>
    <w:rsid w:val="00263DD2"/>
    <w:rsid w:val="0027082B"/>
    <w:rsid w:val="002712DA"/>
    <w:rsid w:val="0027285F"/>
    <w:rsid w:val="0027312E"/>
    <w:rsid w:val="0027687B"/>
    <w:rsid w:val="00280574"/>
    <w:rsid w:val="00280E77"/>
    <w:rsid w:val="002838E8"/>
    <w:rsid w:val="00286D11"/>
    <w:rsid w:val="00295634"/>
    <w:rsid w:val="00296B59"/>
    <w:rsid w:val="002970B7"/>
    <w:rsid w:val="002A0114"/>
    <w:rsid w:val="002A3432"/>
    <w:rsid w:val="002B1AF1"/>
    <w:rsid w:val="002B391F"/>
    <w:rsid w:val="002B4557"/>
    <w:rsid w:val="002D02E1"/>
    <w:rsid w:val="002D15FD"/>
    <w:rsid w:val="002D1775"/>
    <w:rsid w:val="002D3187"/>
    <w:rsid w:val="002D4521"/>
    <w:rsid w:val="002D626C"/>
    <w:rsid w:val="002D75DB"/>
    <w:rsid w:val="002E18CC"/>
    <w:rsid w:val="002E632C"/>
    <w:rsid w:val="002E71C1"/>
    <w:rsid w:val="002F2204"/>
    <w:rsid w:val="002F5050"/>
    <w:rsid w:val="002F5CB7"/>
    <w:rsid w:val="003021A2"/>
    <w:rsid w:val="003178A6"/>
    <w:rsid w:val="00320B0F"/>
    <w:rsid w:val="003216C1"/>
    <w:rsid w:val="00323C7D"/>
    <w:rsid w:val="003254EF"/>
    <w:rsid w:val="00327530"/>
    <w:rsid w:val="003309B6"/>
    <w:rsid w:val="003313AE"/>
    <w:rsid w:val="00331C70"/>
    <w:rsid w:val="00335398"/>
    <w:rsid w:val="00341634"/>
    <w:rsid w:val="00346B47"/>
    <w:rsid w:val="00347F69"/>
    <w:rsid w:val="003543B5"/>
    <w:rsid w:val="00362035"/>
    <w:rsid w:val="0036464A"/>
    <w:rsid w:val="00370A85"/>
    <w:rsid w:val="00371CD9"/>
    <w:rsid w:val="0037526E"/>
    <w:rsid w:val="00377883"/>
    <w:rsid w:val="00380AAF"/>
    <w:rsid w:val="00380FE6"/>
    <w:rsid w:val="00381998"/>
    <w:rsid w:val="00383415"/>
    <w:rsid w:val="0038524E"/>
    <w:rsid w:val="00387643"/>
    <w:rsid w:val="00387D80"/>
    <w:rsid w:val="00391297"/>
    <w:rsid w:val="003A059B"/>
    <w:rsid w:val="003A0821"/>
    <w:rsid w:val="003A0E65"/>
    <w:rsid w:val="003A7FB6"/>
    <w:rsid w:val="003B050E"/>
    <w:rsid w:val="003B16C0"/>
    <w:rsid w:val="003B1A3A"/>
    <w:rsid w:val="003B40BF"/>
    <w:rsid w:val="003B526E"/>
    <w:rsid w:val="003B5364"/>
    <w:rsid w:val="003D125F"/>
    <w:rsid w:val="003D23A8"/>
    <w:rsid w:val="003D2540"/>
    <w:rsid w:val="003D32EA"/>
    <w:rsid w:val="003D54D9"/>
    <w:rsid w:val="003E2643"/>
    <w:rsid w:val="003E6D95"/>
    <w:rsid w:val="003F74EB"/>
    <w:rsid w:val="0040033A"/>
    <w:rsid w:val="004007CE"/>
    <w:rsid w:val="00400915"/>
    <w:rsid w:val="00402F73"/>
    <w:rsid w:val="00404164"/>
    <w:rsid w:val="00407031"/>
    <w:rsid w:val="00410E93"/>
    <w:rsid w:val="0041255A"/>
    <w:rsid w:val="00417A2F"/>
    <w:rsid w:val="004214B7"/>
    <w:rsid w:val="00423F2C"/>
    <w:rsid w:val="00434FAE"/>
    <w:rsid w:val="00435B8B"/>
    <w:rsid w:val="0043692B"/>
    <w:rsid w:val="00436997"/>
    <w:rsid w:val="00440B6A"/>
    <w:rsid w:val="004439EC"/>
    <w:rsid w:val="00443F00"/>
    <w:rsid w:val="00466C58"/>
    <w:rsid w:val="00466F53"/>
    <w:rsid w:val="00473567"/>
    <w:rsid w:val="00474850"/>
    <w:rsid w:val="0048122C"/>
    <w:rsid w:val="00483A43"/>
    <w:rsid w:val="004860FC"/>
    <w:rsid w:val="00486868"/>
    <w:rsid w:val="00487519"/>
    <w:rsid w:val="0049062F"/>
    <w:rsid w:val="00491DCD"/>
    <w:rsid w:val="004958B5"/>
    <w:rsid w:val="00497556"/>
    <w:rsid w:val="0049756D"/>
    <w:rsid w:val="004A013E"/>
    <w:rsid w:val="004A112D"/>
    <w:rsid w:val="004A1C2E"/>
    <w:rsid w:val="004A3830"/>
    <w:rsid w:val="004A582D"/>
    <w:rsid w:val="004A6BC9"/>
    <w:rsid w:val="004B1F8F"/>
    <w:rsid w:val="004B2B17"/>
    <w:rsid w:val="004B671A"/>
    <w:rsid w:val="004B7DF9"/>
    <w:rsid w:val="004C2839"/>
    <w:rsid w:val="004C35D5"/>
    <w:rsid w:val="004C79D0"/>
    <w:rsid w:val="004D144A"/>
    <w:rsid w:val="004D20D6"/>
    <w:rsid w:val="004D2FC5"/>
    <w:rsid w:val="004D3664"/>
    <w:rsid w:val="004E52DE"/>
    <w:rsid w:val="004E5B7B"/>
    <w:rsid w:val="004E6D07"/>
    <w:rsid w:val="004F012C"/>
    <w:rsid w:val="004F18C1"/>
    <w:rsid w:val="004F6E31"/>
    <w:rsid w:val="00500471"/>
    <w:rsid w:val="00506B0B"/>
    <w:rsid w:val="005073E8"/>
    <w:rsid w:val="0050794F"/>
    <w:rsid w:val="00512544"/>
    <w:rsid w:val="00512C42"/>
    <w:rsid w:val="00516478"/>
    <w:rsid w:val="00516AD3"/>
    <w:rsid w:val="00523A9A"/>
    <w:rsid w:val="00523CEE"/>
    <w:rsid w:val="00524579"/>
    <w:rsid w:val="00525350"/>
    <w:rsid w:val="005261E9"/>
    <w:rsid w:val="005276C4"/>
    <w:rsid w:val="00527B7B"/>
    <w:rsid w:val="00531311"/>
    <w:rsid w:val="00531F7F"/>
    <w:rsid w:val="00532106"/>
    <w:rsid w:val="00533AC4"/>
    <w:rsid w:val="005347E7"/>
    <w:rsid w:val="005359F8"/>
    <w:rsid w:val="005374B0"/>
    <w:rsid w:val="0053759E"/>
    <w:rsid w:val="00552255"/>
    <w:rsid w:val="005527E1"/>
    <w:rsid w:val="0055324F"/>
    <w:rsid w:val="00555228"/>
    <w:rsid w:val="005553FE"/>
    <w:rsid w:val="00560014"/>
    <w:rsid w:val="00562479"/>
    <w:rsid w:val="0056682C"/>
    <w:rsid w:val="00573DEE"/>
    <w:rsid w:val="00580532"/>
    <w:rsid w:val="0058103C"/>
    <w:rsid w:val="00581FCB"/>
    <w:rsid w:val="00585AC8"/>
    <w:rsid w:val="00587809"/>
    <w:rsid w:val="00587CF5"/>
    <w:rsid w:val="0059380D"/>
    <w:rsid w:val="0059395E"/>
    <w:rsid w:val="00594C8A"/>
    <w:rsid w:val="005957F1"/>
    <w:rsid w:val="005959C1"/>
    <w:rsid w:val="00595C2E"/>
    <w:rsid w:val="00597BCD"/>
    <w:rsid w:val="005A03F5"/>
    <w:rsid w:val="005A3B6C"/>
    <w:rsid w:val="005A6328"/>
    <w:rsid w:val="005A6898"/>
    <w:rsid w:val="005B0856"/>
    <w:rsid w:val="005B4E45"/>
    <w:rsid w:val="005D5B7F"/>
    <w:rsid w:val="005D5FBE"/>
    <w:rsid w:val="005E1CAC"/>
    <w:rsid w:val="005E500E"/>
    <w:rsid w:val="005E5470"/>
    <w:rsid w:val="005E56FA"/>
    <w:rsid w:val="005F129A"/>
    <w:rsid w:val="005F22B7"/>
    <w:rsid w:val="00603312"/>
    <w:rsid w:val="00604338"/>
    <w:rsid w:val="006043DF"/>
    <w:rsid w:val="0060500F"/>
    <w:rsid w:val="0060625D"/>
    <w:rsid w:val="00606BE0"/>
    <w:rsid w:val="00606EAB"/>
    <w:rsid w:val="0061106A"/>
    <w:rsid w:val="00611738"/>
    <w:rsid w:val="006154D9"/>
    <w:rsid w:val="00616780"/>
    <w:rsid w:val="00623DF1"/>
    <w:rsid w:val="00624A23"/>
    <w:rsid w:val="00625BC8"/>
    <w:rsid w:val="00630264"/>
    <w:rsid w:val="006305D5"/>
    <w:rsid w:val="00634A12"/>
    <w:rsid w:val="00635144"/>
    <w:rsid w:val="00642756"/>
    <w:rsid w:val="0064566C"/>
    <w:rsid w:val="00647901"/>
    <w:rsid w:val="00647A02"/>
    <w:rsid w:val="00651492"/>
    <w:rsid w:val="00651FFD"/>
    <w:rsid w:val="006557A2"/>
    <w:rsid w:val="00655B2F"/>
    <w:rsid w:val="006570DD"/>
    <w:rsid w:val="00660DF5"/>
    <w:rsid w:val="006613DA"/>
    <w:rsid w:val="00662730"/>
    <w:rsid w:val="00664A16"/>
    <w:rsid w:val="00670C90"/>
    <w:rsid w:val="006736FB"/>
    <w:rsid w:val="006742BB"/>
    <w:rsid w:val="00677558"/>
    <w:rsid w:val="006817CC"/>
    <w:rsid w:val="0068238A"/>
    <w:rsid w:val="006912D1"/>
    <w:rsid w:val="00691469"/>
    <w:rsid w:val="0069254D"/>
    <w:rsid w:val="00692817"/>
    <w:rsid w:val="0069672C"/>
    <w:rsid w:val="00697686"/>
    <w:rsid w:val="006976B9"/>
    <w:rsid w:val="006A0A9A"/>
    <w:rsid w:val="006A0F21"/>
    <w:rsid w:val="006A11A1"/>
    <w:rsid w:val="006A20A6"/>
    <w:rsid w:val="006A4063"/>
    <w:rsid w:val="006A4A22"/>
    <w:rsid w:val="006A5698"/>
    <w:rsid w:val="006A5945"/>
    <w:rsid w:val="006B1023"/>
    <w:rsid w:val="006C1120"/>
    <w:rsid w:val="006C2613"/>
    <w:rsid w:val="006C6C17"/>
    <w:rsid w:val="006D0318"/>
    <w:rsid w:val="006D0386"/>
    <w:rsid w:val="006D1CA1"/>
    <w:rsid w:val="006D7F33"/>
    <w:rsid w:val="006E1F07"/>
    <w:rsid w:val="006E27AB"/>
    <w:rsid w:val="006E7635"/>
    <w:rsid w:val="006F3EAF"/>
    <w:rsid w:val="006F6925"/>
    <w:rsid w:val="006F6E2B"/>
    <w:rsid w:val="006F6FFE"/>
    <w:rsid w:val="006F7D01"/>
    <w:rsid w:val="00701B9D"/>
    <w:rsid w:val="00707F7C"/>
    <w:rsid w:val="00710AA7"/>
    <w:rsid w:val="00712100"/>
    <w:rsid w:val="00714822"/>
    <w:rsid w:val="00716F46"/>
    <w:rsid w:val="00720E59"/>
    <w:rsid w:val="00722468"/>
    <w:rsid w:val="00723815"/>
    <w:rsid w:val="00725798"/>
    <w:rsid w:val="00727648"/>
    <w:rsid w:val="00730F92"/>
    <w:rsid w:val="00731EB9"/>
    <w:rsid w:val="00734DA0"/>
    <w:rsid w:val="00747544"/>
    <w:rsid w:val="00754401"/>
    <w:rsid w:val="00756746"/>
    <w:rsid w:val="00757332"/>
    <w:rsid w:val="00776AE2"/>
    <w:rsid w:val="00780FC6"/>
    <w:rsid w:val="0078267F"/>
    <w:rsid w:val="00783E51"/>
    <w:rsid w:val="0078497F"/>
    <w:rsid w:val="00786E3A"/>
    <w:rsid w:val="007950AF"/>
    <w:rsid w:val="007978A4"/>
    <w:rsid w:val="007A4DD7"/>
    <w:rsid w:val="007A5C77"/>
    <w:rsid w:val="007A7E73"/>
    <w:rsid w:val="007B16B8"/>
    <w:rsid w:val="007B2FD2"/>
    <w:rsid w:val="007B6E00"/>
    <w:rsid w:val="007B7532"/>
    <w:rsid w:val="007C2015"/>
    <w:rsid w:val="007C489E"/>
    <w:rsid w:val="007C5967"/>
    <w:rsid w:val="007C689C"/>
    <w:rsid w:val="007D2F58"/>
    <w:rsid w:val="007E237F"/>
    <w:rsid w:val="007F02B0"/>
    <w:rsid w:val="007F0C2E"/>
    <w:rsid w:val="007F227D"/>
    <w:rsid w:val="007F2D07"/>
    <w:rsid w:val="007F36EA"/>
    <w:rsid w:val="007F6B99"/>
    <w:rsid w:val="008012CF"/>
    <w:rsid w:val="00806E40"/>
    <w:rsid w:val="00807162"/>
    <w:rsid w:val="008124A9"/>
    <w:rsid w:val="00812DBE"/>
    <w:rsid w:val="00816193"/>
    <w:rsid w:val="00817AB0"/>
    <w:rsid w:val="00820DB3"/>
    <w:rsid w:val="00824AD5"/>
    <w:rsid w:val="00825823"/>
    <w:rsid w:val="00825D31"/>
    <w:rsid w:val="00827D12"/>
    <w:rsid w:val="00830E3F"/>
    <w:rsid w:val="0083277C"/>
    <w:rsid w:val="00837858"/>
    <w:rsid w:val="00840154"/>
    <w:rsid w:val="00840E9F"/>
    <w:rsid w:val="00843084"/>
    <w:rsid w:val="0084343E"/>
    <w:rsid w:val="008466B3"/>
    <w:rsid w:val="008607B7"/>
    <w:rsid w:val="00863679"/>
    <w:rsid w:val="00870C69"/>
    <w:rsid w:val="00872DD6"/>
    <w:rsid w:val="00880990"/>
    <w:rsid w:val="00886B45"/>
    <w:rsid w:val="00891318"/>
    <w:rsid w:val="00893453"/>
    <w:rsid w:val="008A0551"/>
    <w:rsid w:val="008A4BBF"/>
    <w:rsid w:val="008B0BEA"/>
    <w:rsid w:val="008B59D8"/>
    <w:rsid w:val="008C1BC5"/>
    <w:rsid w:val="008C2D67"/>
    <w:rsid w:val="008C52FF"/>
    <w:rsid w:val="008C551F"/>
    <w:rsid w:val="008D29B3"/>
    <w:rsid w:val="008D7D05"/>
    <w:rsid w:val="008E526A"/>
    <w:rsid w:val="008F067A"/>
    <w:rsid w:val="008F5A30"/>
    <w:rsid w:val="00903C1B"/>
    <w:rsid w:val="009127CA"/>
    <w:rsid w:val="00914916"/>
    <w:rsid w:val="0091593A"/>
    <w:rsid w:val="009176A1"/>
    <w:rsid w:val="009205DE"/>
    <w:rsid w:val="009307F7"/>
    <w:rsid w:val="00932577"/>
    <w:rsid w:val="0093549B"/>
    <w:rsid w:val="009372B7"/>
    <w:rsid w:val="00937406"/>
    <w:rsid w:val="009419E3"/>
    <w:rsid w:val="00942460"/>
    <w:rsid w:val="00942F41"/>
    <w:rsid w:val="00943F17"/>
    <w:rsid w:val="00944D3A"/>
    <w:rsid w:val="00945251"/>
    <w:rsid w:val="0094577A"/>
    <w:rsid w:val="00961F5A"/>
    <w:rsid w:val="009637E0"/>
    <w:rsid w:val="0096472E"/>
    <w:rsid w:val="009650E2"/>
    <w:rsid w:val="00970B8A"/>
    <w:rsid w:val="00970BFF"/>
    <w:rsid w:val="0097137E"/>
    <w:rsid w:val="009735BF"/>
    <w:rsid w:val="00974BA5"/>
    <w:rsid w:val="00975FB7"/>
    <w:rsid w:val="00977863"/>
    <w:rsid w:val="0098243D"/>
    <w:rsid w:val="00991863"/>
    <w:rsid w:val="00993091"/>
    <w:rsid w:val="00994093"/>
    <w:rsid w:val="00994147"/>
    <w:rsid w:val="009942ED"/>
    <w:rsid w:val="009960BB"/>
    <w:rsid w:val="009965C6"/>
    <w:rsid w:val="009A4CAC"/>
    <w:rsid w:val="009A6B5D"/>
    <w:rsid w:val="009A6E85"/>
    <w:rsid w:val="009B06EE"/>
    <w:rsid w:val="009B228F"/>
    <w:rsid w:val="009B5390"/>
    <w:rsid w:val="009B543B"/>
    <w:rsid w:val="009B66BA"/>
    <w:rsid w:val="009B7418"/>
    <w:rsid w:val="009B789C"/>
    <w:rsid w:val="009C68CE"/>
    <w:rsid w:val="009D0DE3"/>
    <w:rsid w:val="009D3AFF"/>
    <w:rsid w:val="009D3C9B"/>
    <w:rsid w:val="009D451A"/>
    <w:rsid w:val="009D5CEC"/>
    <w:rsid w:val="009E2585"/>
    <w:rsid w:val="009E3A64"/>
    <w:rsid w:val="009F2132"/>
    <w:rsid w:val="009F30FD"/>
    <w:rsid w:val="00A01DB6"/>
    <w:rsid w:val="00A04C63"/>
    <w:rsid w:val="00A05E92"/>
    <w:rsid w:val="00A06EBE"/>
    <w:rsid w:val="00A11F13"/>
    <w:rsid w:val="00A12DCC"/>
    <w:rsid w:val="00A15BDA"/>
    <w:rsid w:val="00A22354"/>
    <w:rsid w:val="00A30CDF"/>
    <w:rsid w:val="00A31E97"/>
    <w:rsid w:val="00A328CD"/>
    <w:rsid w:val="00A346B1"/>
    <w:rsid w:val="00A35B65"/>
    <w:rsid w:val="00A36215"/>
    <w:rsid w:val="00A365E4"/>
    <w:rsid w:val="00A46F04"/>
    <w:rsid w:val="00A534ED"/>
    <w:rsid w:val="00A607AD"/>
    <w:rsid w:val="00A64A47"/>
    <w:rsid w:val="00A6710B"/>
    <w:rsid w:val="00A74E00"/>
    <w:rsid w:val="00A80F33"/>
    <w:rsid w:val="00A82909"/>
    <w:rsid w:val="00A83280"/>
    <w:rsid w:val="00A84BF6"/>
    <w:rsid w:val="00A90326"/>
    <w:rsid w:val="00A91A10"/>
    <w:rsid w:val="00A92381"/>
    <w:rsid w:val="00A94BEB"/>
    <w:rsid w:val="00A958BC"/>
    <w:rsid w:val="00AA14D6"/>
    <w:rsid w:val="00AA2AA5"/>
    <w:rsid w:val="00AA4D93"/>
    <w:rsid w:val="00AB0447"/>
    <w:rsid w:val="00AB0841"/>
    <w:rsid w:val="00AB097A"/>
    <w:rsid w:val="00AB2135"/>
    <w:rsid w:val="00AB288A"/>
    <w:rsid w:val="00AB2A9C"/>
    <w:rsid w:val="00AB4472"/>
    <w:rsid w:val="00AB72EB"/>
    <w:rsid w:val="00AB78E4"/>
    <w:rsid w:val="00AC1772"/>
    <w:rsid w:val="00AC1F4D"/>
    <w:rsid w:val="00AC47AF"/>
    <w:rsid w:val="00AD331A"/>
    <w:rsid w:val="00AD620D"/>
    <w:rsid w:val="00AE00A3"/>
    <w:rsid w:val="00AE0124"/>
    <w:rsid w:val="00AE45BC"/>
    <w:rsid w:val="00AE60C0"/>
    <w:rsid w:val="00AE7BDE"/>
    <w:rsid w:val="00AF3060"/>
    <w:rsid w:val="00AF78F2"/>
    <w:rsid w:val="00B02E73"/>
    <w:rsid w:val="00B128A9"/>
    <w:rsid w:val="00B206F8"/>
    <w:rsid w:val="00B20C85"/>
    <w:rsid w:val="00B21FCB"/>
    <w:rsid w:val="00B230CE"/>
    <w:rsid w:val="00B2348E"/>
    <w:rsid w:val="00B23CAF"/>
    <w:rsid w:val="00B23D26"/>
    <w:rsid w:val="00B25A59"/>
    <w:rsid w:val="00B2609E"/>
    <w:rsid w:val="00B26158"/>
    <w:rsid w:val="00B356A4"/>
    <w:rsid w:val="00B37805"/>
    <w:rsid w:val="00B40B34"/>
    <w:rsid w:val="00B41A36"/>
    <w:rsid w:val="00B451DB"/>
    <w:rsid w:val="00B51689"/>
    <w:rsid w:val="00B51C95"/>
    <w:rsid w:val="00B570C5"/>
    <w:rsid w:val="00B6777A"/>
    <w:rsid w:val="00B703F5"/>
    <w:rsid w:val="00B7667E"/>
    <w:rsid w:val="00B802C8"/>
    <w:rsid w:val="00B84137"/>
    <w:rsid w:val="00B84BD3"/>
    <w:rsid w:val="00B8512B"/>
    <w:rsid w:val="00B85325"/>
    <w:rsid w:val="00B91EC6"/>
    <w:rsid w:val="00B9544D"/>
    <w:rsid w:val="00BA01FC"/>
    <w:rsid w:val="00BA296D"/>
    <w:rsid w:val="00BA346C"/>
    <w:rsid w:val="00BA3B07"/>
    <w:rsid w:val="00BB45B9"/>
    <w:rsid w:val="00BC1464"/>
    <w:rsid w:val="00BC295C"/>
    <w:rsid w:val="00BC5794"/>
    <w:rsid w:val="00BC57D6"/>
    <w:rsid w:val="00BC723A"/>
    <w:rsid w:val="00BD054B"/>
    <w:rsid w:val="00BD12B2"/>
    <w:rsid w:val="00BD695F"/>
    <w:rsid w:val="00BE1D98"/>
    <w:rsid w:val="00BE1FC4"/>
    <w:rsid w:val="00BE35D5"/>
    <w:rsid w:val="00BF02DC"/>
    <w:rsid w:val="00BF1383"/>
    <w:rsid w:val="00BF2C62"/>
    <w:rsid w:val="00BF49C9"/>
    <w:rsid w:val="00BF5744"/>
    <w:rsid w:val="00BF6F16"/>
    <w:rsid w:val="00C04FE7"/>
    <w:rsid w:val="00C10510"/>
    <w:rsid w:val="00C11A98"/>
    <w:rsid w:val="00C23279"/>
    <w:rsid w:val="00C267F1"/>
    <w:rsid w:val="00C312CC"/>
    <w:rsid w:val="00C40C24"/>
    <w:rsid w:val="00C47071"/>
    <w:rsid w:val="00C472C2"/>
    <w:rsid w:val="00C475F3"/>
    <w:rsid w:val="00C60F1A"/>
    <w:rsid w:val="00C622A0"/>
    <w:rsid w:val="00C64152"/>
    <w:rsid w:val="00C6663C"/>
    <w:rsid w:val="00C71A84"/>
    <w:rsid w:val="00C744B7"/>
    <w:rsid w:val="00C7658A"/>
    <w:rsid w:val="00C7775C"/>
    <w:rsid w:val="00C77D6B"/>
    <w:rsid w:val="00C82447"/>
    <w:rsid w:val="00C830DC"/>
    <w:rsid w:val="00C87196"/>
    <w:rsid w:val="00C8778B"/>
    <w:rsid w:val="00C9218D"/>
    <w:rsid w:val="00C92D39"/>
    <w:rsid w:val="00C9344A"/>
    <w:rsid w:val="00C9389E"/>
    <w:rsid w:val="00C9615C"/>
    <w:rsid w:val="00CA1F79"/>
    <w:rsid w:val="00CA1F8C"/>
    <w:rsid w:val="00CA25BA"/>
    <w:rsid w:val="00CA2F7E"/>
    <w:rsid w:val="00CA4E44"/>
    <w:rsid w:val="00CA7A9C"/>
    <w:rsid w:val="00CB0E8E"/>
    <w:rsid w:val="00CB14BE"/>
    <w:rsid w:val="00CB2B1C"/>
    <w:rsid w:val="00CB6D48"/>
    <w:rsid w:val="00CC064E"/>
    <w:rsid w:val="00CC2F5E"/>
    <w:rsid w:val="00CC3213"/>
    <w:rsid w:val="00CC4B81"/>
    <w:rsid w:val="00CD014A"/>
    <w:rsid w:val="00CD1411"/>
    <w:rsid w:val="00CD238D"/>
    <w:rsid w:val="00CD2B14"/>
    <w:rsid w:val="00CD2B6C"/>
    <w:rsid w:val="00CD607B"/>
    <w:rsid w:val="00CD7190"/>
    <w:rsid w:val="00CE1680"/>
    <w:rsid w:val="00CE38FC"/>
    <w:rsid w:val="00CE71EC"/>
    <w:rsid w:val="00CE77D2"/>
    <w:rsid w:val="00CF3019"/>
    <w:rsid w:val="00CF3DE8"/>
    <w:rsid w:val="00CF4100"/>
    <w:rsid w:val="00CF4358"/>
    <w:rsid w:val="00CF5379"/>
    <w:rsid w:val="00CF67DE"/>
    <w:rsid w:val="00CF69C6"/>
    <w:rsid w:val="00CF7D6C"/>
    <w:rsid w:val="00D021B6"/>
    <w:rsid w:val="00D034CA"/>
    <w:rsid w:val="00D16CDE"/>
    <w:rsid w:val="00D22A28"/>
    <w:rsid w:val="00D3439C"/>
    <w:rsid w:val="00D36065"/>
    <w:rsid w:val="00D4116D"/>
    <w:rsid w:val="00D417E1"/>
    <w:rsid w:val="00D44872"/>
    <w:rsid w:val="00D455F4"/>
    <w:rsid w:val="00D46574"/>
    <w:rsid w:val="00D5239C"/>
    <w:rsid w:val="00D53776"/>
    <w:rsid w:val="00D54AB5"/>
    <w:rsid w:val="00D54D9F"/>
    <w:rsid w:val="00D568DF"/>
    <w:rsid w:val="00D61FBE"/>
    <w:rsid w:val="00D63A29"/>
    <w:rsid w:val="00D70AA7"/>
    <w:rsid w:val="00D7276A"/>
    <w:rsid w:val="00D74958"/>
    <w:rsid w:val="00D757F6"/>
    <w:rsid w:val="00D801A9"/>
    <w:rsid w:val="00D80748"/>
    <w:rsid w:val="00D879AE"/>
    <w:rsid w:val="00D94058"/>
    <w:rsid w:val="00D960B8"/>
    <w:rsid w:val="00D96FFB"/>
    <w:rsid w:val="00D979D5"/>
    <w:rsid w:val="00D979E0"/>
    <w:rsid w:val="00DA4BC7"/>
    <w:rsid w:val="00DB0417"/>
    <w:rsid w:val="00DB294A"/>
    <w:rsid w:val="00DB323C"/>
    <w:rsid w:val="00DC4A1F"/>
    <w:rsid w:val="00DC4C66"/>
    <w:rsid w:val="00DC5E8C"/>
    <w:rsid w:val="00DC7A48"/>
    <w:rsid w:val="00DD1AED"/>
    <w:rsid w:val="00DD1D26"/>
    <w:rsid w:val="00DD2789"/>
    <w:rsid w:val="00DE5E19"/>
    <w:rsid w:val="00DE7279"/>
    <w:rsid w:val="00DE7AA1"/>
    <w:rsid w:val="00DF1EA5"/>
    <w:rsid w:val="00DF3FFC"/>
    <w:rsid w:val="00DF6DA4"/>
    <w:rsid w:val="00DF6FC4"/>
    <w:rsid w:val="00E00128"/>
    <w:rsid w:val="00E005EB"/>
    <w:rsid w:val="00E06D3A"/>
    <w:rsid w:val="00E06F90"/>
    <w:rsid w:val="00E115C0"/>
    <w:rsid w:val="00E138A5"/>
    <w:rsid w:val="00E15C35"/>
    <w:rsid w:val="00E20C17"/>
    <w:rsid w:val="00E21346"/>
    <w:rsid w:val="00E22ACD"/>
    <w:rsid w:val="00E30ED5"/>
    <w:rsid w:val="00E31C49"/>
    <w:rsid w:val="00E324F1"/>
    <w:rsid w:val="00E408A5"/>
    <w:rsid w:val="00E4303E"/>
    <w:rsid w:val="00E43829"/>
    <w:rsid w:val="00E45B55"/>
    <w:rsid w:val="00E53086"/>
    <w:rsid w:val="00E5424C"/>
    <w:rsid w:val="00E6019C"/>
    <w:rsid w:val="00E60B4B"/>
    <w:rsid w:val="00E63B73"/>
    <w:rsid w:val="00E65233"/>
    <w:rsid w:val="00E6702F"/>
    <w:rsid w:val="00E72B55"/>
    <w:rsid w:val="00E74008"/>
    <w:rsid w:val="00E76889"/>
    <w:rsid w:val="00E8004C"/>
    <w:rsid w:val="00E928A3"/>
    <w:rsid w:val="00E948AD"/>
    <w:rsid w:val="00E958BF"/>
    <w:rsid w:val="00E97BB5"/>
    <w:rsid w:val="00EA4F06"/>
    <w:rsid w:val="00EA5A6C"/>
    <w:rsid w:val="00EA78C5"/>
    <w:rsid w:val="00EB13F8"/>
    <w:rsid w:val="00EB4320"/>
    <w:rsid w:val="00EC0108"/>
    <w:rsid w:val="00EC1E3D"/>
    <w:rsid w:val="00EC2B92"/>
    <w:rsid w:val="00EC34AD"/>
    <w:rsid w:val="00EC35CA"/>
    <w:rsid w:val="00EC6BEC"/>
    <w:rsid w:val="00ED0CE7"/>
    <w:rsid w:val="00ED2374"/>
    <w:rsid w:val="00ED45E8"/>
    <w:rsid w:val="00ED4A9B"/>
    <w:rsid w:val="00ED5AD3"/>
    <w:rsid w:val="00EE4E0D"/>
    <w:rsid w:val="00EF0AF8"/>
    <w:rsid w:val="00EF5E7C"/>
    <w:rsid w:val="00F01A94"/>
    <w:rsid w:val="00F0594B"/>
    <w:rsid w:val="00F07A9B"/>
    <w:rsid w:val="00F12674"/>
    <w:rsid w:val="00F1400D"/>
    <w:rsid w:val="00F14E21"/>
    <w:rsid w:val="00F21206"/>
    <w:rsid w:val="00F30A40"/>
    <w:rsid w:val="00F33C41"/>
    <w:rsid w:val="00F35226"/>
    <w:rsid w:val="00F3538F"/>
    <w:rsid w:val="00F40ECA"/>
    <w:rsid w:val="00F42F24"/>
    <w:rsid w:val="00F43D76"/>
    <w:rsid w:val="00F462AE"/>
    <w:rsid w:val="00F528E5"/>
    <w:rsid w:val="00F530C7"/>
    <w:rsid w:val="00F553F2"/>
    <w:rsid w:val="00F562F8"/>
    <w:rsid w:val="00F567B8"/>
    <w:rsid w:val="00F56AB6"/>
    <w:rsid w:val="00F57C1C"/>
    <w:rsid w:val="00F57D42"/>
    <w:rsid w:val="00F61109"/>
    <w:rsid w:val="00F62237"/>
    <w:rsid w:val="00F62661"/>
    <w:rsid w:val="00F64384"/>
    <w:rsid w:val="00F652BB"/>
    <w:rsid w:val="00F72D5C"/>
    <w:rsid w:val="00F777CC"/>
    <w:rsid w:val="00F8167C"/>
    <w:rsid w:val="00F81833"/>
    <w:rsid w:val="00F82EA3"/>
    <w:rsid w:val="00F860CD"/>
    <w:rsid w:val="00F8776E"/>
    <w:rsid w:val="00F90668"/>
    <w:rsid w:val="00F91600"/>
    <w:rsid w:val="00FA20A4"/>
    <w:rsid w:val="00FA5558"/>
    <w:rsid w:val="00FB1182"/>
    <w:rsid w:val="00FB2E33"/>
    <w:rsid w:val="00FB378B"/>
    <w:rsid w:val="00FB42DD"/>
    <w:rsid w:val="00FB5409"/>
    <w:rsid w:val="00FB784B"/>
    <w:rsid w:val="00FC1FF1"/>
    <w:rsid w:val="00FC4D3A"/>
    <w:rsid w:val="00FC5E22"/>
    <w:rsid w:val="00FD1612"/>
    <w:rsid w:val="00FD6CDE"/>
    <w:rsid w:val="00FE1A25"/>
    <w:rsid w:val="00FE424C"/>
    <w:rsid w:val="00FE6574"/>
    <w:rsid w:val="00FF1C9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CDA787DE-A9AF-427F-9A1C-244C8ED2AD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qFormat="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994093"/>
    <w:pPr>
      <w:spacing w:before="60" w:after="60"/>
    </w:pPr>
    <w:rPr>
      <w:rFonts w:ascii="Lucida Sans" w:hAnsi="Lucida Sans"/>
      <w:kern w:val="16"/>
      <w:sz w:val="22"/>
      <w:lang w:eastAsia="de-DE"/>
    </w:rPr>
  </w:style>
  <w:style w:type="paragraph" w:styleId="berschrift1">
    <w:name w:val="heading 1"/>
    <w:basedOn w:val="Standard"/>
    <w:next w:val="Standard"/>
    <w:link w:val="berschrift1Zchn"/>
    <w:qFormat/>
    <w:rsid w:val="0027285F"/>
    <w:pPr>
      <w:keepNext/>
      <w:keepLines/>
      <w:numPr>
        <w:numId w:val="35"/>
      </w:numPr>
      <w:pBdr>
        <w:bottom w:val="single" w:sz="18" w:space="1" w:color="0066CC"/>
      </w:pBdr>
      <w:shd w:val="clear" w:color="00FF00" w:fill="auto"/>
      <w:tabs>
        <w:tab w:val="left" w:pos="1134"/>
      </w:tabs>
      <w:suppressAutoHyphens/>
      <w:spacing w:before="600" w:after="220"/>
      <w:ind w:left="1134" w:hanging="1134"/>
      <w:outlineLvl w:val="0"/>
    </w:pPr>
    <w:rPr>
      <w:b/>
      <w:i/>
      <w:smallCaps/>
      <w:color w:val="0066CC"/>
      <w:sz w:val="40"/>
      <w:szCs w:val="40"/>
    </w:rPr>
  </w:style>
  <w:style w:type="paragraph" w:styleId="berschrift2">
    <w:name w:val="heading 2"/>
    <w:basedOn w:val="Standard"/>
    <w:next w:val="Standard"/>
    <w:link w:val="berschrift2Zchn"/>
    <w:qFormat/>
    <w:rsid w:val="0027285F"/>
    <w:pPr>
      <w:keepNext/>
      <w:keepLines/>
      <w:numPr>
        <w:ilvl w:val="1"/>
        <w:numId w:val="35"/>
      </w:numPr>
      <w:pBdr>
        <w:bottom w:val="single" w:sz="12" w:space="1" w:color="0066CC"/>
      </w:pBdr>
      <w:tabs>
        <w:tab w:val="left" w:pos="1134"/>
      </w:tabs>
      <w:suppressAutoHyphens/>
      <w:spacing w:before="560" w:after="220"/>
      <w:ind w:left="1134" w:hanging="1134"/>
      <w:outlineLvl w:val="1"/>
    </w:pPr>
    <w:rPr>
      <w:b/>
      <w:i/>
      <w:smallCaps/>
      <w:color w:val="0066CC"/>
      <w:sz w:val="36"/>
      <w:szCs w:val="36"/>
    </w:rPr>
  </w:style>
  <w:style w:type="paragraph" w:styleId="berschrift3">
    <w:name w:val="heading 3"/>
    <w:basedOn w:val="Standard"/>
    <w:next w:val="Standard"/>
    <w:link w:val="berschrift3Zchn"/>
    <w:qFormat/>
    <w:rsid w:val="00664A16"/>
    <w:pPr>
      <w:keepNext/>
      <w:keepLines/>
      <w:numPr>
        <w:ilvl w:val="2"/>
        <w:numId w:val="35"/>
      </w:numPr>
      <w:pBdr>
        <w:bottom w:val="single" w:sz="8" w:space="1" w:color="548DD4" w:themeColor="text2" w:themeTint="99"/>
      </w:pBdr>
      <w:tabs>
        <w:tab w:val="left" w:pos="1134"/>
      </w:tabs>
      <w:suppressAutoHyphens/>
      <w:spacing w:before="520" w:after="220"/>
      <w:ind w:left="1134" w:hanging="1134"/>
      <w:outlineLvl w:val="2"/>
    </w:pPr>
    <w:rPr>
      <w:rFonts w:cs="Arial"/>
      <w:b/>
      <w:i/>
      <w:smallCaps/>
      <w:color w:val="0066CC"/>
      <w:sz w:val="32"/>
      <w:szCs w:val="32"/>
    </w:rPr>
  </w:style>
  <w:style w:type="paragraph" w:styleId="berschrift4">
    <w:name w:val="heading 4"/>
    <w:basedOn w:val="Standard"/>
    <w:next w:val="Standard"/>
    <w:link w:val="berschrift4Zchn"/>
    <w:qFormat/>
    <w:rsid w:val="0027285F"/>
    <w:pPr>
      <w:keepNext/>
      <w:keepLines/>
      <w:numPr>
        <w:ilvl w:val="3"/>
        <w:numId w:val="35"/>
      </w:numPr>
      <w:pBdr>
        <w:bottom w:val="single" w:sz="6" w:space="1" w:color="548DD4" w:themeColor="text2" w:themeTint="99"/>
      </w:pBdr>
      <w:tabs>
        <w:tab w:val="left" w:pos="1134"/>
      </w:tabs>
      <w:suppressAutoHyphens/>
      <w:spacing w:before="480" w:after="220"/>
      <w:ind w:left="1134" w:hanging="1134"/>
      <w:outlineLvl w:val="3"/>
    </w:pPr>
    <w:rPr>
      <w:b/>
      <w:i/>
      <w:smallCaps/>
      <w:color w:val="0066CC"/>
      <w:kern w:val="24"/>
      <w:sz w:val="28"/>
      <w:szCs w:val="28"/>
    </w:rPr>
  </w:style>
  <w:style w:type="paragraph" w:styleId="berschrift5">
    <w:name w:val="heading 5"/>
    <w:basedOn w:val="Standard"/>
    <w:next w:val="Standard"/>
    <w:link w:val="berschrift5Zchn"/>
    <w:qFormat/>
    <w:rsid w:val="0027285F"/>
    <w:pPr>
      <w:keepNext/>
      <w:keepLines/>
      <w:numPr>
        <w:ilvl w:val="4"/>
        <w:numId w:val="35"/>
      </w:numPr>
      <w:pBdr>
        <w:bottom w:val="single" w:sz="4" w:space="1" w:color="548DD4" w:themeColor="text2" w:themeTint="99"/>
      </w:pBdr>
      <w:tabs>
        <w:tab w:val="left" w:pos="1134"/>
      </w:tabs>
      <w:suppressAutoHyphens/>
      <w:spacing w:before="440" w:after="220"/>
      <w:ind w:left="1134" w:hanging="1134"/>
      <w:outlineLvl w:val="4"/>
    </w:pPr>
    <w:rPr>
      <w:b/>
      <w:i/>
      <w:smallCaps/>
      <w:color w:val="0066CC"/>
      <w:sz w:val="24"/>
      <w:szCs w:val="24"/>
    </w:rPr>
  </w:style>
  <w:style w:type="paragraph" w:styleId="berschrift6">
    <w:name w:val="heading 6"/>
    <w:basedOn w:val="Standard"/>
    <w:next w:val="Standard"/>
    <w:link w:val="berschrift6Zchn"/>
    <w:qFormat/>
    <w:rsid w:val="00664A16"/>
    <w:pPr>
      <w:numPr>
        <w:ilvl w:val="5"/>
        <w:numId w:val="35"/>
      </w:numPr>
      <w:pBdr>
        <w:bottom w:val="single" w:sz="2" w:space="1" w:color="auto"/>
      </w:pBdr>
      <w:spacing w:before="600" w:after="220"/>
      <w:outlineLvl w:val="5"/>
    </w:pPr>
    <w:rPr>
      <w:b/>
      <w:i/>
      <w:smallCaps/>
      <w:sz w:val="40"/>
    </w:rPr>
  </w:style>
  <w:style w:type="paragraph" w:styleId="berschrift7">
    <w:name w:val="heading 7"/>
    <w:basedOn w:val="Standard"/>
    <w:next w:val="Standard"/>
    <w:link w:val="berschrift7Zchn"/>
    <w:qFormat/>
    <w:rsid w:val="00664A16"/>
    <w:pPr>
      <w:keepNext/>
      <w:numPr>
        <w:ilvl w:val="6"/>
        <w:numId w:val="35"/>
      </w:numPr>
      <w:spacing w:before="320" w:after="160"/>
      <w:outlineLvl w:val="6"/>
    </w:pPr>
    <w:rPr>
      <w:i/>
      <w:color w:val="000000"/>
      <w:sz w:val="16"/>
    </w:rPr>
  </w:style>
  <w:style w:type="paragraph" w:styleId="berschrift8">
    <w:name w:val="heading 8"/>
    <w:basedOn w:val="Standard"/>
    <w:next w:val="Standard"/>
    <w:link w:val="berschrift8Zchn"/>
    <w:qFormat/>
    <w:rsid w:val="00664A16"/>
    <w:pPr>
      <w:keepNext/>
      <w:numPr>
        <w:ilvl w:val="7"/>
        <w:numId w:val="35"/>
      </w:numPr>
      <w:suppressAutoHyphens/>
      <w:spacing w:before="240" w:after="120"/>
      <w:outlineLvl w:val="7"/>
    </w:pPr>
    <w:rPr>
      <w:i/>
      <w:sz w:val="16"/>
    </w:rPr>
  </w:style>
  <w:style w:type="paragraph" w:styleId="berschrift9">
    <w:name w:val="heading 9"/>
    <w:basedOn w:val="Standard"/>
    <w:next w:val="Standard"/>
    <w:link w:val="berschrift9Zchn"/>
    <w:qFormat/>
    <w:rsid w:val="00664A16"/>
    <w:pPr>
      <w:numPr>
        <w:ilvl w:val="8"/>
        <w:numId w:val="35"/>
      </w:numPr>
      <w:tabs>
        <w:tab w:val="left" w:pos="851"/>
      </w:tabs>
      <w:spacing w:before="240"/>
      <w:outlineLvl w:val="8"/>
    </w:pPr>
    <w:rPr>
      <w:i/>
      <w:color w:val="000000"/>
      <w:sz w:val="1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trPr>
      <w:hidden/>
    </w:trPr>
  </w:style>
  <w:style w:type="numbering" w:default="1" w:styleId="KeineListe">
    <w:name w:val="No List"/>
    <w:uiPriority w:val="99"/>
    <w:semiHidden/>
    <w:unhideWhenUsed/>
  </w:style>
  <w:style w:type="paragraph" w:styleId="Abbildungsverzeichnis">
    <w:name w:val="table of figures"/>
    <w:basedOn w:val="Standard"/>
    <w:next w:val="Standard"/>
    <w:uiPriority w:val="99"/>
    <w:rsid w:val="00994093"/>
    <w:pPr>
      <w:tabs>
        <w:tab w:val="right" w:leader="dot" w:pos="9639"/>
      </w:tabs>
      <w:ind w:left="482" w:hanging="482"/>
    </w:pPr>
  </w:style>
  <w:style w:type="paragraph" w:styleId="Aufzhlungszeichen">
    <w:name w:val="List Bullet"/>
    <w:basedOn w:val="Standard"/>
    <w:link w:val="AufzhlungszeichenZchn"/>
    <w:rsid w:val="0027285F"/>
    <w:pPr>
      <w:numPr>
        <w:numId w:val="24"/>
      </w:numPr>
      <w:spacing w:before="20" w:after="120"/>
      <w:contextualSpacing/>
    </w:pPr>
    <w:rPr>
      <w:szCs w:val="24"/>
    </w:rPr>
  </w:style>
  <w:style w:type="character" w:customStyle="1" w:styleId="AufzhlungszeichenZchn">
    <w:name w:val="Aufzählungszeichen Zchn"/>
    <w:basedOn w:val="Absatz-Standardschriftart"/>
    <w:link w:val="Aufzhlungszeichen"/>
    <w:rsid w:val="0027285F"/>
    <w:rPr>
      <w:rFonts w:ascii="Lucida Sans" w:hAnsi="Lucida Sans"/>
      <w:kern w:val="16"/>
      <w:sz w:val="22"/>
      <w:szCs w:val="24"/>
      <w:lang w:eastAsia="de-DE"/>
    </w:rPr>
  </w:style>
  <w:style w:type="paragraph" w:customStyle="1" w:styleId="NichtvomnchstenParatrennen">
    <w:name w:val="Nicht vom nächsten Para trennen"/>
    <w:basedOn w:val="StandardTabelle"/>
    <w:link w:val="NichtvomnchstenParatrennenZchn"/>
    <w:qFormat/>
    <w:rsid w:val="00573DEE"/>
    <w:pPr>
      <w:keepNext/>
      <w:jc w:val="both"/>
    </w:pPr>
  </w:style>
  <w:style w:type="paragraph" w:styleId="Beschriftung">
    <w:name w:val="caption"/>
    <w:basedOn w:val="Standard"/>
    <w:next w:val="Standard"/>
    <w:qFormat/>
    <w:rsid w:val="00664A16"/>
    <w:pPr>
      <w:keepNext/>
      <w:keepLines/>
      <w:spacing w:before="360" w:after="20"/>
    </w:pPr>
    <w:rPr>
      <w:i/>
      <w:sz w:val="18"/>
      <w:szCs w:val="18"/>
    </w:rPr>
  </w:style>
  <w:style w:type="character" w:styleId="BesuchterHyperlink">
    <w:name w:val="FollowedHyperlink"/>
    <w:basedOn w:val="Absatz-Standardschriftart"/>
    <w:rsid w:val="00664A16"/>
    <w:rPr>
      <w:color w:val="800080"/>
      <w:u w:val="single"/>
    </w:rPr>
  </w:style>
  <w:style w:type="paragraph" w:styleId="Endnotentext">
    <w:name w:val="endnote text"/>
    <w:basedOn w:val="Standard"/>
    <w:link w:val="EndnotentextZchn"/>
    <w:rsid w:val="0060625D"/>
    <w:pPr>
      <w:ind w:left="340" w:hanging="340"/>
    </w:pPr>
  </w:style>
  <w:style w:type="character" w:styleId="Endnotenzeichen">
    <w:name w:val="endnote reference"/>
    <w:basedOn w:val="Absatz-Standardschriftart"/>
    <w:rsid w:val="0060625D"/>
    <w:rPr>
      <w:rFonts w:ascii="Lucida Sans" w:hAnsi="Lucida Sans"/>
      <w:vertAlign w:val="superscript"/>
    </w:rPr>
  </w:style>
  <w:style w:type="paragraph" w:styleId="Funotentext">
    <w:name w:val="footnote text"/>
    <w:basedOn w:val="Standard"/>
    <w:link w:val="FunotentextZchn"/>
    <w:rsid w:val="00664A16"/>
    <w:rPr>
      <w:sz w:val="20"/>
    </w:rPr>
  </w:style>
  <w:style w:type="character" w:styleId="Funotenzeichen">
    <w:name w:val="footnote reference"/>
    <w:basedOn w:val="Absatz-Standardschriftart"/>
    <w:rsid w:val="00664A16"/>
    <w:rPr>
      <w:vertAlign w:val="superscript"/>
    </w:rPr>
  </w:style>
  <w:style w:type="paragraph" w:styleId="Fuzeile">
    <w:name w:val="footer"/>
    <w:basedOn w:val="Standard"/>
    <w:link w:val="FuzeileZchn"/>
    <w:rsid w:val="00664A16"/>
    <w:pPr>
      <w:pBdr>
        <w:top w:val="single" w:sz="6" w:space="1" w:color="auto"/>
      </w:pBdr>
      <w:tabs>
        <w:tab w:val="center" w:pos="4153"/>
        <w:tab w:val="right" w:pos="8306"/>
      </w:tabs>
      <w:jc w:val="center"/>
    </w:pPr>
    <w:rPr>
      <w:sz w:val="16"/>
      <w:lang w:val="en-GB"/>
    </w:rPr>
  </w:style>
  <w:style w:type="paragraph" w:customStyle="1" w:styleId="HTMLBody">
    <w:name w:val="HTML Body"/>
    <w:locked/>
    <w:rsid w:val="00664A16"/>
    <w:rPr>
      <w:rFonts w:ascii="Arial" w:hAnsi="Arial" w:cs="Arial"/>
      <w:lang w:val="en-US" w:eastAsia="en-US"/>
    </w:rPr>
  </w:style>
  <w:style w:type="character" w:styleId="Hyperlink">
    <w:name w:val="Hyperlink"/>
    <w:basedOn w:val="Absatz-Standardschriftart"/>
    <w:uiPriority w:val="99"/>
    <w:rsid w:val="00664A16"/>
    <w:rPr>
      <w:color w:val="0000FF"/>
      <w:u w:val="single"/>
    </w:rPr>
  </w:style>
  <w:style w:type="character" w:customStyle="1" w:styleId="Index">
    <w:name w:val="Index"/>
    <w:basedOn w:val="Absatz-Standardschriftart"/>
    <w:locked/>
    <w:rsid w:val="00664A16"/>
    <w:rPr>
      <w:u w:val="wave"/>
    </w:rPr>
  </w:style>
  <w:style w:type="paragraph" w:styleId="Index1">
    <w:name w:val="index 1"/>
    <w:basedOn w:val="Standard"/>
    <w:next w:val="Standard"/>
    <w:uiPriority w:val="99"/>
    <w:rsid w:val="00664A16"/>
    <w:pPr>
      <w:spacing w:before="0" w:after="0"/>
      <w:ind w:left="240" w:hanging="240"/>
    </w:pPr>
    <w:rPr>
      <w:szCs w:val="24"/>
    </w:rPr>
  </w:style>
  <w:style w:type="paragraph" w:styleId="Index2">
    <w:name w:val="index 2"/>
    <w:basedOn w:val="Standard"/>
    <w:next w:val="Standard"/>
    <w:autoRedefine/>
    <w:uiPriority w:val="99"/>
    <w:rsid w:val="00664A16"/>
    <w:pPr>
      <w:spacing w:before="0" w:after="0"/>
      <w:ind w:left="476" w:hanging="238"/>
    </w:pPr>
    <w:rPr>
      <w:sz w:val="20"/>
      <w:lang w:val="en-GB"/>
    </w:rPr>
  </w:style>
  <w:style w:type="paragraph" w:styleId="Index3">
    <w:name w:val="index 3"/>
    <w:basedOn w:val="Standard"/>
    <w:next w:val="Standard"/>
    <w:autoRedefine/>
    <w:rsid w:val="00664A16"/>
    <w:pPr>
      <w:ind w:left="720" w:hanging="240"/>
    </w:pPr>
    <w:rPr>
      <w:sz w:val="20"/>
      <w:lang w:val="en-GB"/>
    </w:rPr>
  </w:style>
  <w:style w:type="paragraph" w:styleId="Index4">
    <w:name w:val="index 4"/>
    <w:basedOn w:val="Standard"/>
    <w:next w:val="Standard"/>
    <w:autoRedefine/>
    <w:rsid w:val="00664A16"/>
    <w:pPr>
      <w:ind w:left="960" w:hanging="240"/>
    </w:pPr>
    <w:rPr>
      <w:sz w:val="20"/>
      <w:lang w:val="en-GB"/>
    </w:rPr>
  </w:style>
  <w:style w:type="paragraph" w:styleId="Index5">
    <w:name w:val="index 5"/>
    <w:basedOn w:val="Standard"/>
    <w:next w:val="Standard"/>
    <w:autoRedefine/>
    <w:rsid w:val="00664A16"/>
    <w:pPr>
      <w:ind w:left="1200" w:hanging="240"/>
    </w:pPr>
    <w:rPr>
      <w:sz w:val="20"/>
      <w:lang w:val="en-GB"/>
    </w:rPr>
  </w:style>
  <w:style w:type="paragraph" w:styleId="Index6">
    <w:name w:val="index 6"/>
    <w:basedOn w:val="Standard"/>
    <w:next w:val="Standard"/>
    <w:autoRedefine/>
    <w:rsid w:val="00664A16"/>
    <w:pPr>
      <w:ind w:left="1440" w:hanging="240"/>
    </w:pPr>
    <w:rPr>
      <w:sz w:val="20"/>
      <w:lang w:val="en-GB"/>
    </w:rPr>
  </w:style>
  <w:style w:type="paragraph" w:styleId="Index7">
    <w:name w:val="index 7"/>
    <w:basedOn w:val="Standard"/>
    <w:next w:val="Standard"/>
    <w:autoRedefine/>
    <w:rsid w:val="00664A16"/>
    <w:pPr>
      <w:ind w:left="1680" w:hanging="240"/>
    </w:pPr>
    <w:rPr>
      <w:sz w:val="20"/>
      <w:lang w:val="en-GB"/>
    </w:rPr>
  </w:style>
  <w:style w:type="paragraph" w:styleId="Index8">
    <w:name w:val="index 8"/>
    <w:basedOn w:val="Standard"/>
    <w:next w:val="Standard"/>
    <w:autoRedefine/>
    <w:rsid w:val="00664A16"/>
    <w:pPr>
      <w:ind w:left="1920" w:hanging="240"/>
    </w:pPr>
    <w:rPr>
      <w:sz w:val="20"/>
      <w:lang w:val="en-GB"/>
    </w:rPr>
  </w:style>
  <w:style w:type="paragraph" w:styleId="Index9">
    <w:name w:val="index 9"/>
    <w:basedOn w:val="Standard"/>
    <w:next w:val="Standard"/>
    <w:autoRedefine/>
    <w:rsid w:val="00664A16"/>
    <w:pPr>
      <w:ind w:left="2160" w:hanging="240"/>
    </w:pPr>
    <w:rPr>
      <w:sz w:val="20"/>
      <w:lang w:val="en-GB"/>
    </w:rPr>
  </w:style>
  <w:style w:type="paragraph" w:styleId="Kommentartext">
    <w:name w:val="annotation text"/>
    <w:basedOn w:val="Standard"/>
    <w:link w:val="KommentartextZchn"/>
    <w:rsid w:val="00664A16"/>
    <w:pPr>
      <w:spacing w:before="0" w:after="0"/>
      <w:ind w:left="709" w:hanging="709"/>
    </w:pPr>
    <w:rPr>
      <w:kern w:val="0"/>
      <w:lang w:val="de-DE"/>
    </w:rPr>
  </w:style>
  <w:style w:type="character" w:styleId="Kommentarzeichen">
    <w:name w:val="annotation reference"/>
    <w:basedOn w:val="Absatz-Standardschriftart"/>
    <w:rsid w:val="00664A16"/>
    <w:rPr>
      <w:sz w:val="16"/>
      <w:szCs w:val="16"/>
    </w:rPr>
  </w:style>
  <w:style w:type="paragraph" w:styleId="Listenfortsetzung">
    <w:name w:val="List Continue"/>
    <w:basedOn w:val="Standard"/>
    <w:rsid w:val="00664A16"/>
    <w:pPr>
      <w:spacing w:after="120"/>
      <w:ind w:left="283"/>
    </w:pPr>
    <w:rPr>
      <w:sz w:val="20"/>
      <w:lang w:val="en-GB"/>
    </w:rPr>
  </w:style>
  <w:style w:type="paragraph" w:styleId="Rechtsgrundlagenverzeichnis">
    <w:name w:val="table of authorities"/>
    <w:basedOn w:val="Standard"/>
    <w:next w:val="Standard"/>
    <w:rsid w:val="00664A16"/>
    <w:pPr>
      <w:tabs>
        <w:tab w:val="left" w:pos="1134"/>
        <w:tab w:val="right" w:leader="dot" w:pos="10490"/>
      </w:tabs>
      <w:spacing w:before="240" w:after="0"/>
      <w:ind w:left="567" w:hanging="567"/>
    </w:pPr>
    <w:rPr>
      <w:sz w:val="20"/>
      <w:szCs w:val="24"/>
      <w:lang w:val="en-GB"/>
    </w:rPr>
  </w:style>
  <w:style w:type="paragraph" w:styleId="StandardWeb">
    <w:name w:val="Normal (Web)"/>
    <w:basedOn w:val="Standard"/>
    <w:autoRedefine/>
    <w:uiPriority w:val="99"/>
    <w:rsid w:val="00664A16"/>
    <w:pPr>
      <w:spacing w:before="100" w:beforeAutospacing="1" w:after="100" w:afterAutospacing="1"/>
    </w:pPr>
    <w:rPr>
      <w:rFonts w:cs="Arial"/>
      <w:kern w:val="0"/>
      <w:szCs w:val="24"/>
      <w:lang w:eastAsia="de-CH"/>
    </w:rPr>
  </w:style>
  <w:style w:type="paragraph" w:customStyle="1" w:styleId="StandardTabelle">
    <w:name w:val="Standard_Tabelle"/>
    <w:basedOn w:val="Standard"/>
    <w:link w:val="StandardTabelleZchn"/>
    <w:qFormat/>
    <w:locked/>
    <w:rsid w:val="00664A16"/>
    <w:pPr>
      <w:spacing w:before="20" w:after="20"/>
    </w:pPr>
    <w:rPr>
      <w:rFonts w:cs="Arial"/>
      <w:kern w:val="1"/>
      <w:sz w:val="20"/>
    </w:rPr>
  </w:style>
  <w:style w:type="character" w:customStyle="1" w:styleId="StandardTabelleZchn">
    <w:name w:val="Standard_Tabelle Zchn"/>
    <w:basedOn w:val="Absatz-Standardschriftart"/>
    <w:link w:val="StandardTabelle"/>
    <w:rsid w:val="00664A16"/>
    <w:rPr>
      <w:rFonts w:ascii="Calibri" w:hAnsi="Calibri" w:cs="Arial"/>
      <w:kern w:val="1"/>
      <w:lang w:eastAsia="de-DE"/>
    </w:rPr>
  </w:style>
  <w:style w:type="paragraph" w:styleId="Verzeichnis1">
    <w:name w:val="toc 1"/>
    <w:basedOn w:val="berschrift1"/>
    <w:next w:val="Standard"/>
    <w:uiPriority w:val="39"/>
    <w:qFormat/>
    <w:rsid w:val="00D44872"/>
    <w:pPr>
      <w:keepNext w:val="0"/>
      <w:keepLines w:val="0"/>
      <w:numPr>
        <w:numId w:val="0"/>
      </w:numPr>
      <w:pBdr>
        <w:bottom w:val="none" w:sz="0" w:space="0" w:color="auto"/>
      </w:pBdr>
      <w:shd w:val="clear" w:color="auto" w:fill="auto"/>
      <w:tabs>
        <w:tab w:val="right" w:leader="dot" w:pos="9639"/>
      </w:tabs>
      <w:suppressAutoHyphens w:val="0"/>
      <w:spacing w:before="120" w:after="0"/>
      <w:ind w:left="1134" w:hanging="1134"/>
      <w:outlineLvl w:val="9"/>
    </w:pPr>
    <w:rPr>
      <w:bCs/>
      <w:i w:val="0"/>
      <w:caps/>
      <w:smallCaps w:val="0"/>
      <w:color w:val="auto"/>
      <w:sz w:val="24"/>
      <w:szCs w:val="24"/>
    </w:rPr>
  </w:style>
  <w:style w:type="paragraph" w:styleId="Verzeichnis2">
    <w:name w:val="toc 2"/>
    <w:basedOn w:val="berschrift2"/>
    <w:next w:val="Standard"/>
    <w:uiPriority w:val="39"/>
    <w:qFormat/>
    <w:rsid w:val="00994093"/>
    <w:pPr>
      <w:keepNext w:val="0"/>
      <w:keepLines w:val="0"/>
      <w:numPr>
        <w:ilvl w:val="0"/>
        <w:numId w:val="0"/>
      </w:numPr>
      <w:pBdr>
        <w:bottom w:val="none" w:sz="0" w:space="0" w:color="auto"/>
      </w:pBdr>
      <w:tabs>
        <w:tab w:val="right" w:leader="dot" w:pos="9639"/>
      </w:tabs>
      <w:suppressAutoHyphens w:val="0"/>
      <w:spacing w:before="0" w:after="0"/>
      <w:ind w:left="1304" w:hanging="1134"/>
      <w:outlineLvl w:val="9"/>
    </w:pPr>
    <w:rPr>
      <w:rFonts w:asciiTheme="minorHAnsi" w:hAnsiTheme="minorHAnsi"/>
      <w:bCs/>
      <w:i w:val="0"/>
      <w:smallCaps w:val="0"/>
      <w:color w:val="auto"/>
      <w:sz w:val="20"/>
      <w:szCs w:val="20"/>
    </w:rPr>
  </w:style>
  <w:style w:type="paragraph" w:styleId="Verzeichnis3">
    <w:name w:val="toc 3"/>
    <w:basedOn w:val="berschrift3"/>
    <w:next w:val="Standard"/>
    <w:uiPriority w:val="39"/>
    <w:qFormat/>
    <w:rsid w:val="00994093"/>
    <w:pPr>
      <w:keepNext w:val="0"/>
      <w:keepLines w:val="0"/>
      <w:numPr>
        <w:ilvl w:val="0"/>
        <w:numId w:val="0"/>
      </w:numPr>
      <w:pBdr>
        <w:bottom w:val="none" w:sz="0" w:space="0" w:color="auto"/>
      </w:pBdr>
      <w:tabs>
        <w:tab w:val="right" w:leader="dot" w:pos="9639"/>
      </w:tabs>
      <w:suppressAutoHyphens w:val="0"/>
      <w:spacing w:before="0" w:after="0"/>
      <w:ind w:left="1474" w:hanging="1134"/>
      <w:outlineLvl w:val="9"/>
    </w:pPr>
    <w:rPr>
      <w:rFonts w:asciiTheme="minorHAnsi" w:hAnsiTheme="minorHAnsi" w:cs="Times New Roman"/>
      <w:b w:val="0"/>
      <w:i w:val="0"/>
      <w:smallCaps w:val="0"/>
      <w:color w:val="auto"/>
      <w:sz w:val="20"/>
      <w:szCs w:val="20"/>
    </w:rPr>
  </w:style>
  <w:style w:type="paragraph" w:styleId="Verzeichnis4">
    <w:name w:val="toc 4"/>
    <w:basedOn w:val="Standard"/>
    <w:next w:val="Standard"/>
    <w:uiPriority w:val="39"/>
    <w:rsid w:val="00EC1E3D"/>
    <w:pPr>
      <w:tabs>
        <w:tab w:val="left" w:pos="1134"/>
        <w:tab w:val="left" w:leader="dot" w:pos="9639"/>
      </w:tabs>
      <w:spacing w:before="0" w:after="0"/>
      <w:ind w:left="1644" w:hanging="1134"/>
    </w:pPr>
    <w:rPr>
      <w:rFonts w:asciiTheme="minorHAnsi" w:hAnsiTheme="minorHAnsi"/>
      <w:sz w:val="20"/>
    </w:rPr>
  </w:style>
  <w:style w:type="paragraph" w:styleId="Verzeichnis5">
    <w:name w:val="toc 5"/>
    <w:basedOn w:val="Standard"/>
    <w:next w:val="Standard"/>
    <w:uiPriority w:val="39"/>
    <w:rsid w:val="00664A16"/>
    <w:pPr>
      <w:tabs>
        <w:tab w:val="left" w:pos="1134"/>
        <w:tab w:val="left" w:leader="dot" w:pos="9639"/>
      </w:tabs>
      <w:spacing w:before="0" w:after="0"/>
      <w:ind w:left="1134" w:hanging="1134"/>
    </w:pPr>
    <w:rPr>
      <w:rFonts w:asciiTheme="minorHAnsi" w:hAnsiTheme="minorHAnsi"/>
      <w:sz w:val="20"/>
    </w:rPr>
  </w:style>
  <w:style w:type="paragraph" w:styleId="Verzeichnis6">
    <w:name w:val="toc 6"/>
    <w:basedOn w:val="berschrift6"/>
    <w:next w:val="Standard"/>
    <w:rsid w:val="00664A16"/>
    <w:pPr>
      <w:spacing w:before="0" w:after="0"/>
      <w:ind w:left="880"/>
      <w:outlineLvl w:val="9"/>
    </w:pPr>
    <w:rPr>
      <w:rFonts w:asciiTheme="minorHAnsi" w:hAnsiTheme="minorHAnsi"/>
      <w:i w:val="0"/>
      <w:sz w:val="20"/>
    </w:rPr>
  </w:style>
  <w:style w:type="paragraph" w:styleId="Verzeichnis7">
    <w:name w:val="toc 7"/>
    <w:basedOn w:val="berschrift2"/>
    <w:next w:val="Standard"/>
    <w:rsid w:val="00664A16"/>
    <w:pPr>
      <w:keepNext w:val="0"/>
      <w:keepLines w:val="0"/>
      <w:numPr>
        <w:ilvl w:val="0"/>
        <w:numId w:val="0"/>
      </w:numPr>
      <w:pBdr>
        <w:bottom w:val="none" w:sz="0" w:space="0" w:color="auto"/>
      </w:pBdr>
      <w:tabs>
        <w:tab w:val="clear" w:pos="1134"/>
      </w:tabs>
      <w:suppressAutoHyphens w:val="0"/>
      <w:spacing w:before="0" w:after="0"/>
      <w:ind w:left="1100"/>
      <w:outlineLvl w:val="9"/>
    </w:pPr>
    <w:rPr>
      <w:rFonts w:asciiTheme="minorHAnsi" w:hAnsiTheme="minorHAnsi"/>
      <w:b w:val="0"/>
      <w:i w:val="0"/>
      <w:smallCaps w:val="0"/>
      <w:color w:val="auto"/>
      <w:sz w:val="20"/>
      <w:szCs w:val="20"/>
    </w:rPr>
  </w:style>
  <w:style w:type="paragraph" w:styleId="Verzeichnis8">
    <w:name w:val="toc 8"/>
    <w:basedOn w:val="Standard"/>
    <w:next w:val="Standard"/>
    <w:rsid w:val="00664A16"/>
    <w:pPr>
      <w:spacing w:before="0" w:after="0"/>
      <w:ind w:left="1320"/>
    </w:pPr>
    <w:rPr>
      <w:rFonts w:asciiTheme="minorHAnsi" w:hAnsiTheme="minorHAnsi"/>
      <w:sz w:val="20"/>
    </w:rPr>
  </w:style>
  <w:style w:type="paragraph" w:styleId="Verzeichnis9">
    <w:name w:val="toc 9"/>
    <w:basedOn w:val="Standard"/>
    <w:next w:val="Standard"/>
    <w:rsid w:val="00664A16"/>
    <w:pPr>
      <w:spacing w:before="0" w:after="0"/>
      <w:ind w:left="1540"/>
    </w:pPr>
    <w:rPr>
      <w:rFonts w:asciiTheme="minorHAnsi" w:hAnsiTheme="minorHAnsi"/>
      <w:sz w:val="20"/>
    </w:rPr>
  </w:style>
  <w:style w:type="character" w:customStyle="1" w:styleId="Betonung">
    <w:name w:val="Betonung"/>
    <w:basedOn w:val="Absatz-Standardschriftart"/>
    <w:rsid w:val="003E6D95"/>
    <w:rPr>
      <w:b/>
      <w:color w:val="auto"/>
    </w:rPr>
  </w:style>
  <w:style w:type="paragraph" w:styleId="Kopfzeile">
    <w:name w:val="header"/>
    <w:basedOn w:val="Standard"/>
    <w:link w:val="KopfzeileZchn"/>
    <w:uiPriority w:val="99"/>
    <w:qFormat/>
    <w:rsid w:val="00664A16"/>
    <w:pPr>
      <w:tabs>
        <w:tab w:val="center" w:pos="4536"/>
        <w:tab w:val="right" w:pos="9072"/>
      </w:tabs>
      <w:spacing w:before="0" w:after="0"/>
    </w:pPr>
    <w:rPr>
      <w:rFonts w:ascii="Times New Roman" w:hAnsi="Times New Roman"/>
      <w:kern w:val="0"/>
      <w:lang w:val="de-DE"/>
    </w:rPr>
  </w:style>
  <w:style w:type="table" w:styleId="Tabellenraster">
    <w:name w:val="Table Grid"/>
    <w:aliases w:val="Unterrichtsmanuskript"/>
    <w:basedOn w:val="NormaleTabelle"/>
    <w:rsid w:val="00573DEE"/>
    <w:pPr>
      <w:spacing w:before="60" w:after="60"/>
      <w:jc w:val="both"/>
    </w:pPr>
    <w:rPr>
      <w:rFonts w:ascii="Calibri" w:hAnsi="Calibri"/>
    </w:rPr>
    <w:tblPr>
      <w:tblStyleRowBandSize w:val="1"/>
      <w:tblBorders>
        <w:top w:val="single" w:sz="8" w:space="0" w:color="auto"/>
        <w:left w:val="single" w:sz="8" w:space="0" w:color="auto"/>
        <w:bottom w:val="single" w:sz="8" w:space="0" w:color="auto"/>
        <w:right w:val="single" w:sz="8" w:space="0" w:color="auto"/>
        <w:insideH w:val="single" w:sz="4" w:space="0" w:color="auto"/>
        <w:insideV w:val="single" w:sz="4" w:space="0" w:color="auto"/>
      </w:tblBorders>
      <w:tblCellMar>
        <w:left w:w="28" w:type="dxa"/>
        <w:right w:w="28" w:type="dxa"/>
      </w:tblCellMar>
    </w:tblPr>
    <w:trPr>
      <w:hidden/>
    </w:trPr>
    <w:tblStylePr w:type="firstRow">
      <w:pPr>
        <w:keepNext/>
        <w:keepLines/>
        <w:pageBreakBefore w:val="0"/>
        <w:widowControl/>
        <w:suppressLineNumbers w:val="0"/>
        <w:suppressAutoHyphens w:val="0"/>
        <w:wordWrap/>
      </w:pPr>
      <w:rPr>
        <w:rFonts w:ascii="Calibri" w:hAnsi="Calibri"/>
        <w:b/>
        <w:sz w:val="20"/>
      </w:rPr>
      <w:tblPr/>
      <w:trPr>
        <w:hidden/>
      </w:trPr>
      <w:tcPr>
        <w:shd w:val="clear" w:color="auto" w:fill="D9D9D9" w:themeFill="background1" w:themeFillShade="D9"/>
      </w:tcPr>
    </w:tblStylePr>
    <w:tblStylePr w:type="firstCol">
      <w:rPr>
        <w:rFonts w:ascii="Calibri" w:hAnsi="Calibri"/>
        <w:b/>
        <w:sz w:val="20"/>
      </w:rPr>
      <w:tblPr/>
      <w:trPr>
        <w:hidden/>
      </w:trPr>
      <w:tcPr>
        <w:shd w:val="clear" w:color="auto" w:fill="D9D9D9" w:themeFill="background1" w:themeFillShade="D9"/>
      </w:tcPr>
    </w:tblStylePr>
    <w:tblStylePr w:type="band1Horz">
      <w:tblPr/>
      <w:trPr>
        <w:hidden/>
      </w:trPr>
      <w:tcPr>
        <w:shd w:val="clear" w:color="auto" w:fill="F2F2F2" w:themeFill="background1" w:themeFillShade="F2"/>
      </w:tcPr>
    </w:tblStylePr>
    <w:tblStylePr w:type="nwCell">
      <w:tblPr/>
      <w:trPr>
        <w:hidden/>
      </w:trPr>
      <w:tcPr>
        <w:tcBorders>
          <w:tl2br w:val="nil"/>
        </w:tcBorders>
      </w:tcPr>
    </w:tblStylePr>
  </w:style>
  <w:style w:type="paragraph" w:customStyle="1" w:styleId="StandardErluterung">
    <w:name w:val="Standard_Erläuterung"/>
    <w:basedOn w:val="Standard"/>
    <w:next w:val="Standard"/>
    <w:qFormat/>
    <w:rsid w:val="00664A16"/>
    <w:pPr>
      <w:spacing w:before="0"/>
    </w:pPr>
    <w:rPr>
      <w:smallCaps/>
      <w:vanish/>
      <w:color w:val="008000"/>
      <w:sz w:val="18"/>
    </w:rPr>
  </w:style>
  <w:style w:type="character" w:styleId="Platzhaltertext">
    <w:name w:val="Placeholder Text"/>
    <w:basedOn w:val="Absatz-Standardschriftart"/>
    <w:uiPriority w:val="99"/>
    <w:semiHidden/>
    <w:rsid w:val="00664A16"/>
    <w:rPr>
      <w:color w:val="808080"/>
    </w:rPr>
  </w:style>
  <w:style w:type="character" w:customStyle="1" w:styleId="KopfzeileZchn">
    <w:name w:val="Kopfzeile Zchn"/>
    <w:basedOn w:val="Absatz-Standardschriftart"/>
    <w:link w:val="Kopfzeile"/>
    <w:uiPriority w:val="99"/>
    <w:rsid w:val="00664A16"/>
    <w:rPr>
      <w:sz w:val="22"/>
      <w:lang w:val="de-DE" w:eastAsia="de-DE"/>
    </w:rPr>
  </w:style>
  <w:style w:type="paragraph" w:customStyle="1" w:styleId="Zusammenfassung">
    <w:name w:val="Zusammenfassung"/>
    <w:basedOn w:val="Standard"/>
    <w:qFormat/>
    <w:rsid w:val="00664A16"/>
    <w:pPr>
      <w:pBdr>
        <w:top w:val="single" w:sz="4" w:space="1" w:color="D6E3BC" w:themeColor="accent3" w:themeTint="66" w:shadow="1"/>
        <w:left w:val="single" w:sz="4" w:space="4" w:color="D6E3BC" w:themeColor="accent3" w:themeTint="66" w:shadow="1"/>
        <w:bottom w:val="single" w:sz="4" w:space="1" w:color="D6E3BC" w:themeColor="accent3" w:themeTint="66" w:shadow="1"/>
        <w:right w:val="single" w:sz="4" w:space="4" w:color="D6E3BC" w:themeColor="accent3" w:themeTint="66" w:shadow="1"/>
      </w:pBdr>
      <w:shd w:val="clear" w:color="auto" w:fill="EAF1DD" w:themeFill="accent3" w:themeFillTint="33"/>
    </w:pPr>
    <w:rPr>
      <w:i/>
      <w:color w:val="4F6228" w:themeColor="accent3" w:themeShade="80"/>
    </w:rPr>
  </w:style>
  <w:style w:type="paragraph" w:customStyle="1" w:styleId="Randnotiz">
    <w:name w:val="Randnotiz"/>
    <w:basedOn w:val="Standard"/>
    <w:next w:val="Standard"/>
    <w:qFormat/>
    <w:rsid w:val="00664A16"/>
    <w:pPr>
      <w:framePr w:w="2665" w:h="567" w:hSpace="170" w:wrap="around" w:vAnchor="text" w:hAnchor="page" w:xAlign="right" w:y="1" w:anchorLock="1"/>
      <w:pBdr>
        <w:top w:val="single" w:sz="8" w:space="0" w:color="FABF8F" w:themeColor="accent6" w:themeTint="99"/>
        <w:left w:val="single" w:sz="8" w:space="0" w:color="FABF8F" w:themeColor="accent6" w:themeTint="99"/>
        <w:bottom w:val="single" w:sz="8" w:space="0" w:color="FABF8F" w:themeColor="accent6" w:themeTint="99"/>
        <w:right w:val="single" w:sz="8" w:space="0" w:color="FABF8F" w:themeColor="accent6" w:themeTint="99"/>
      </w:pBdr>
      <w:shd w:val="clear" w:color="auto" w:fill="FDE9D9" w:themeFill="accent6" w:themeFillTint="33"/>
      <w:spacing w:before="0"/>
      <w:ind w:left="62" w:right="62"/>
    </w:pPr>
    <w:rPr>
      <w:i/>
      <w:color w:val="984806" w:themeColor="accent6" w:themeShade="80"/>
    </w:rPr>
  </w:style>
  <w:style w:type="table" w:customStyle="1" w:styleId="TabelleUnterrichtsmanuskript">
    <w:name w:val="Tabelle Unterrichtsmanuskript"/>
    <w:basedOn w:val="NormaleTabelle"/>
    <w:uiPriority w:val="99"/>
    <w:qFormat/>
    <w:rsid w:val="00664A16"/>
    <w:rPr>
      <w:rFonts w:ascii="Calibri" w:hAnsi="Calibri"/>
    </w:rPr>
    <w:tblPr/>
    <w:trPr>
      <w:hidden/>
    </w:trPr>
    <w:tblStylePr w:type="firstRow">
      <w:rPr>
        <w:rFonts w:ascii="Calibri" w:hAnsi="Calibri"/>
        <w:b/>
        <w:sz w:val="20"/>
      </w:rPr>
    </w:tblStylePr>
  </w:style>
  <w:style w:type="character" w:customStyle="1" w:styleId="NichtvomnchstenParatrennenZchn">
    <w:name w:val="Nicht vom nächsten Para trennen Zchn"/>
    <w:basedOn w:val="StandardTabelleZchn"/>
    <w:link w:val="NichtvomnchstenParatrennen"/>
    <w:rsid w:val="00573DEE"/>
    <w:rPr>
      <w:rFonts w:ascii="Lucida Sans" w:hAnsi="Lucida Sans" w:cs="Arial"/>
      <w:kern w:val="1"/>
      <w:lang w:eastAsia="de-DE"/>
    </w:rPr>
  </w:style>
  <w:style w:type="paragraph" w:styleId="Listenabsatz">
    <w:name w:val="List Paragraph"/>
    <w:basedOn w:val="Standard"/>
    <w:uiPriority w:val="34"/>
    <w:qFormat/>
    <w:rsid w:val="00664A16"/>
    <w:pPr>
      <w:spacing w:before="20" w:after="120"/>
      <w:ind w:left="720"/>
      <w:contextualSpacing/>
    </w:pPr>
  </w:style>
  <w:style w:type="paragraph" w:styleId="Titel">
    <w:name w:val="Title"/>
    <w:aliases w:val="Haupttitel"/>
    <w:basedOn w:val="berschrift1"/>
    <w:next w:val="Standard"/>
    <w:link w:val="TitelZchn"/>
    <w:qFormat/>
    <w:rsid w:val="00573DEE"/>
    <w:pPr>
      <w:numPr>
        <w:numId w:val="0"/>
      </w:numPr>
      <w:pBdr>
        <w:bottom w:val="single" w:sz="8" w:space="1" w:color="0066CC"/>
        <w:right w:val="single" w:sz="8" w:space="4" w:color="0066CC"/>
      </w:pBdr>
      <w:shd w:val="clear" w:color="00FF00" w:fill="E5F2FF"/>
      <w:spacing w:before="2240" w:after="2000"/>
      <w:jc w:val="center"/>
    </w:pPr>
    <w:rPr>
      <w:rFonts w:ascii="Lucida Sans Unicode" w:hAnsi="Lucida Sans Unicode"/>
      <w:i w:val="0"/>
      <w:sz w:val="52"/>
      <w14:ligatures w14:val="standard"/>
    </w:rPr>
  </w:style>
  <w:style w:type="character" w:customStyle="1" w:styleId="TitelZchn">
    <w:name w:val="Titel Zchn"/>
    <w:aliases w:val="Haupttitel Zchn"/>
    <w:basedOn w:val="Absatz-Standardschriftart"/>
    <w:link w:val="Titel"/>
    <w:rsid w:val="00573DEE"/>
    <w:rPr>
      <w:rFonts w:ascii="Lucida Sans Unicode" w:hAnsi="Lucida Sans Unicode"/>
      <w:b/>
      <w:smallCaps/>
      <w:color w:val="0066CC"/>
      <w:kern w:val="16"/>
      <w:sz w:val="52"/>
      <w:szCs w:val="40"/>
      <w:shd w:val="clear" w:color="00FF00" w:fill="E5F2FF"/>
      <w:lang w:eastAsia="de-DE"/>
      <w14:ligatures w14:val="standard"/>
    </w:rPr>
  </w:style>
  <w:style w:type="paragraph" w:styleId="Inhaltsverzeichnisberschrift">
    <w:name w:val="TOC Heading"/>
    <w:basedOn w:val="berschrift1"/>
    <w:next w:val="Standard"/>
    <w:uiPriority w:val="39"/>
    <w:unhideWhenUsed/>
    <w:qFormat/>
    <w:rsid w:val="00664A16"/>
    <w:pPr>
      <w:numPr>
        <w:numId w:val="0"/>
      </w:numPr>
      <w:pBdr>
        <w:bottom w:val="none" w:sz="0" w:space="0" w:color="auto"/>
      </w:pBdr>
      <w:shd w:val="clear" w:color="auto" w:fill="auto"/>
      <w:tabs>
        <w:tab w:val="clear" w:pos="1134"/>
      </w:tabs>
      <w:suppressAutoHyphens w:val="0"/>
      <w:spacing w:before="480" w:after="0" w:line="276" w:lineRule="auto"/>
      <w:outlineLvl w:val="9"/>
    </w:pPr>
    <w:rPr>
      <w:rFonts w:eastAsiaTheme="majorEastAsia" w:cstheme="majorBidi"/>
      <w:bCs/>
      <w:i w:val="0"/>
      <w:smallCaps w:val="0"/>
      <w:kern w:val="0"/>
      <w:sz w:val="28"/>
      <w:szCs w:val="28"/>
      <w:lang w:val="de-DE" w:eastAsia="en-US"/>
    </w:rPr>
  </w:style>
  <w:style w:type="paragraph" w:customStyle="1" w:styleId="StandardAbbildung">
    <w:name w:val="Standard_Abbildung"/>
    <w:basedOn w:val="Standard"/>
    <w:rsid w:val="00664A16"/>
    <w:pPr>
      <w:spacing w:before="20" w:after="20"/>
    </w:pPr>
    <w:rPr>
      <w:b/>
      <w:bCs/>
    </w:rPr>
  </w:style>
  <w:style w:type="character" w:customStyle="1" w:styleId="EndnotentextZchn">
    <w:name w:val="Endnotentext Zchn"/>
    <w:basedOn w:val="Absatz-Standardschriftart"/>
    <w:link w:val="Endnotentext"/>
    <w:rsid w:val="0060625D"/>
    <w:rPr>
      <w:rFonts w:ascii="Lucida Sans" w:hAnsi="Lucida Sans"/>
      <w:kern w:val="16"/>
      <w:sz w:val="22"/>
      <w:lang w:eastAsia="de-DE"/>
    </w:rPr>
  </w:style>
  <w:style w:type="paragraph" w:customStyle="1" w:styleId="Formatvorlage2">
    <w:name w:val="Formatvorlage2"/>
    <w:basedOn w:val="Listenabsatz"/>
    <w:autoRedefine/>
    <w:qFormat/>
    <w:rsid w:val="00664A16"/>
    <w:pPr>
      <w:spacing w:before="0" w:after="200" w:line="276" w:lineRule="auto"/>
    </w:pPr>
    <w:rPr>
      <w:rFonts w:ascii="Futura Lt BT" w:hAnsi="Futura Lt BT"/>
      <w:sz w:val="24"/>
    </w:rPr>
  </w:style>
  <w:style w:type="character" w:customStyle="1" w:styleId="FunotentextZchn">
    <w:name w:val="Fußnotentext Zchn"/>
    <w:basedOn w:val="Absatz-Standardschriftart"/>
    <w:link w:val="Funotentext"/>
    <w:rsid w:val="00664A16"/>
    <w:rPr>
      <w:rFonts w:ascii="Calibri" w:hAnsi="Calibri"/>
      <w:kern w:val="16"/>
      <w:lang w:eastAsia="de-DE"/>
    </w:rPr>
  </w:style>
  <w:style w:type="character" w:customStyle="1" w:styleId="FuzeileZchn">
    <w:name w:val="Fußzeile Zchn"/>
    <w:basedOn w:val="Absatz-Standardschriftart"/>
    <w:link w:val="Fuzeile"/>
    <w:rsid w:val="00664A16"/>
    <w:rPr>
      <w:rFonts w:ascii="Calibri" w:hAnsi="Calibri"/>
      <w:kern w:val="16"/>
      <w:sz w:val="16"/>
      <w:lang w:val="en-GB" w:eastAsia="de-DE"/>
    </w:rPr>
  </w:style>
  <w:style w:type="character" w:customStyle="1" w:styleId="berschrift1Zchn">
    <w:name w:val="Überschrift 1 Zchn"/>
    <w:basedOn w:val="Absatz-Standardschriftart"/>
    <w:link w:val="berschrift1"/>
    <w:rsid w:val="0027285F"/>
    <w:rPr>
      <w:rFonts w:ascii="Lucida Sans" w:hAnsi="Lucida Sans"/>
      <w:b/>
      <w:i/>
      <w:smallCaps/>
      <w:color w:val="0066CC"/>
      <w:kern w:val="16"/>
      <w:sz w:val="40"/>
      <w:szCs w:val="40"/>
      <w:shd w:val="clear" w:color="00FF00" w:fill="auto"/>
      <w:lang w:eastAsia="de-DE"/>
    </w:rPr>
  </w:style>
  <w:style w:type="character" w:customStyle="1" w:styleId="KommentartextZchn">
    <w:name w:val="Kommentartext Zchn"/>
    <w:link w:val="Kommentartext"/>
    <w:rsid w:val="00664A16"/>
    <w:rPr>
      <w:rFonts w:ascii="Calibri" w:hAnsi="Calibri"/>
      <w:sz w:val="22"/>
      <w:lang w:val="de-DE" w:eastAsia="de-DE"/>
    </w:rPr>
  </w:style>
  <w:style w:type="paragraph" w:customStyle="1" w:styleId="Kopfzeile1">
    <w:name w:val="Kopfzeile1"/>
    <w:basedOn w:val="Standard"/>
    <w:qFormat/>
    <w:rsid w:val="00664A16"/>
    <w:pPr>
      <w:spacing w:before="2000"/>
      <w:jc w:val="center"/>
    </w:pPr>
    <w:rPr>
      <w:b/>
      <w:color w:val="4F81BD" w:themeColor="accent1"/>
      <w:sz w:val="48"/>
    </w:rPr>
  </w:style>
  <w:style w:type="table" w:styleId="TabelleAktuell">
    <w:name w:val="Table Contemporary"/>
    <w:basedOn w:val="NormaleTabelle"/>
    <w:rsid w:val="00664A16"/>
    <w:pPr>
      <w:spacing w:before="60" w:after="60"/>
      <w:jc w:val="both"/>
    </w:pPr>
    <w:tblPr>
      <w:tblStyleRowBandSize w:val="1"/>
      <w:tblBorders>
        <w:top w:val="single" w:sz="4" w:space="0" w:color="auto"/>
        <w:left w:val="single" w:sz="4" w:space="0" w:color="auto"/>
        <w:bottom w:val="single" w:sz="4" w:space="0" w:color="auto"/>
        <w:right w:val="single" w:sz="4" w:space="0" w:color="auto"/>
        <w:insideH w:val="single" w:sz="18" w:space="0" w:color="FFFFFF"/>
        <w:insideV w:val="single" w:sz="18" w:space="0" w:color="FFFFFF"/>
      </w:tblBorders>
    </w:tblPr>
    <w:trPr>
      <w:hidden/>
    </w:trPr>
    <w:tblStylePr w:type="firstRow">
      <w:rPr>
        <w:b/>
        <w:bCs/>
        <w:color w:val="auto"/>
      </w:rPr>
      <w:tblPr/>
      <w:trPr>
        <w:hidden/>
      </w:trPr>
      <w:tcPr>
        <w:tcBorders>
          <w:tl2br w:val="none" w:sz="0" w:space="0" w:color="auto"/>
          <w:tr2bl w:val="none" w:sz="0" w:space="0" w:color="auto"/>
        </w:tcBorders>
        <w:shd w:val="pct20" w:color="000000" w:fill="FFFFFF"/>
      </w:tcPr>
    </w:tblStylePr>
    <w:tblStylePr w:type="band1Horz">
      <w:rPr>
        <w:color w:val="auto"/>
      </w:rPr>
      <w:tblPr/>
      <w:trPr>
        <w:hidden/>
      </w:trPr>
      <w:tcPr>
        <w:tcBorders>
          <w:tl2br w:val="none" w:sz="0" w:space="0" w:color="auto"/>
          <w:tr2bl w:val="none" w:sz="0" w:space="0" w:color="auto"/>
        </w:tcBorders>
        <w:shd w:val="pct5" w:color="000000" w:fill="FFFFFF"/>
      </w:tcPr>
    </w:tblStylePr>
    <w:tblStylePr w:type="band2Horz">
      <w:rPr>
        <w:color w:val="auto"/>
      </w:rPr>
      <w:tblPr/>
      <w:trPr>
        <w:hidden/>
      </w:trPr>
      <w:tcPr>
        <w:shd w:val="clear" w:color="auto" w:fill="FFFFFF" w:themeFill="background1"/>
      </w:tcPr>
    </w:tblStylePr>
  </w:style>
  <w:style w:type="character" w:customStyle="1" w:styleId="berschrift2Zchn">
    <w:name w:val="Überschrift 2 Zchn"/>
    <w:basedOn w:val="Absatz-Standardschriftart"/>
    <w:link w:val="berschrift2"/>
    <w:rsid w:val="0027285F"/>
    <w:rPr>
      <w:rFonts w:ascii="Lucida Sans" w:hAnsi="Lucida Sans"/>
      <w:b/>
      <w:i/>
      <w:smallCaps/>
      <w:color w:val="0066CC"/>
      <w:kern w:val="16"/>
      <w:sz w:val="36"/>
      <w:szCs w:val="36"/>
      <w:lang w:eastAsia="de-DE"/>
    </w:rPr>
  </w:style>
  <w:style w:type="character" w:customStyle="1" w:styleId="berschrift3Zchn">
    <w:name w:val="Überschrift 3 Zchn"/>
    <w:basedOn w:val="Absatz-Standardschriftart"/>
    <w:link w:val="berschrift3"/>
    <w:rsid w:val="00664A16"/>
    <w:rPr>
      <w:rFonts w:ascii="Calibri" w:hAnsi="Calibri" w:cs="Arial"/>
      <w:b/>
      <w:i/>
      <w:smallCaps/>
      <w:color w:val="0066CC"/>
      <w:kern w:val="16"/>
      <w:sz w:val="32"/>
      <w:szCs w:val="32"/>
      <w:lang w:eastAsia="de-DE"/>
    </w:rPr>
  </w:style>
  <w:style w:type="character" w:customStyle="1" w:styleId="berschrift4Zchn">
    <w:name w:val="Überschrift 4 Zchn"/>
    <w:basedOn w:val="Absatz-Standardschriftart"/>
    <w:link w:val="berschrift4"/>
    <w:rsid w:val="0027285F"/>
    <w:rPr>
      <w:rFonts w:ascii="Lucida Sans" w:hAnsi="Lucida Sans"/>
      <w:b/>
      <w:i/>
      <w:smallCaps/>
      <w:color w:val="0066CC"/>
      <w:kern w:val="24"/>
      <w:sz w:val="28"/>
      <w:szCs w:val="28"/>
      <w:lang w:eastAsia="de-DE"/>
    </w:rPr>
  </w:style>
  <w:style w:type="character" w:customStyle="1" w:styleId="berschrift5Zchn">
    <w:name w:val="Überschrift 5 Zchn"/>
    <w:basedOn w:val="Absatz-Standardschriftart"/>
    <w:link w:val="berschrift5"/>
    <w:rsid w:val="0027285F"/>
    <w:rPr>
      <w:rFonts w:ascii="Lucida Sans" w:hAnsi="Lucida Sans"/>
      <w:b/>
      <w:i/>
      <w:smallCaps/>
      <w:color w:val="0066CC"/>
      <w:kern w:val="16"/>
      <w:sz w:val="24"/>
      <w:szCs w:val="24"/>
      <w:lang w:eastAsia="de-DE"/>
    </w:rPr>
  </w:style>
  <w:style w:type="character" w:customStyle="1" w:styleId="berschrift6Zchn">
    <w:name w:val="Überschrift 6 Zchn"/>
    <w:basedOn w:val="Absatz-Standardschriftart"/>
    <w:link w:val="berschrift6"/>
    <w:rsid w:val="00664A16"/>
    <w:rPr>
      <w:rFonts w:ascii="Calibri" w:hAnsi="Calibri"/>
      <w:b/>
      <w:i/>
      <w:smallCaps/>
      <w:kern w:val="16"/>
      <w:sz w:val="40"/>
      <w:lang w:eastAsia="de-DE"/>
    </w:rPr>
  </w:style>
  <w:style w:type="character" w:customStyle="1" w:styleId="berschrift7Zchn">
    <w:name w:val="Überschrift 7 Zchn"/>
    <w:basedOn w:val="Absatz-Standardschriftart"/>
    <w:link w:val="berschrift7"/>
    <w:rsid w:val="00664A16"/>
    <w:rPr>
      <w:rFonts w:ascii="Calibri" w:hAnsi="Calibri"/>
      <w:i/>
      <w:color w:val="000000"/>
      <w:kern w:val="16"/>
      <w:sz w:val="16"/>
      <w:lang w:eastAsia="de-DE"/>
    </w:rPr>
  </w:style>
  <w:style w:type="character" w:customStyle="1" w:styleId="berschrift8Zchn">
    <w:name w:val="Überschrift 8 Zchn"/>
    <w:basedOn w:val="Absatz-Standardschriftart"/>
    <w:link w:val="berschrift8"/>
    <w:rsid w:val="00664A16"/>
    <w:rPr>
      <w:rFonts w:ascii="Calibri" w:hAnsi="Calibri"/>
      <w:i/>
      <w:kern w:val="16"/>
      <w:sz w:val="16"/>
      <w:lang w:eastAsia="de-DE"/>
    </w:rPr>
  </w:style>
  <w:style w:type="character" w:customStyle="1" w:styleId="berschrift9Zchn">
    <w:name w:val="Überschrift 9 Zchn"/>
    <w:basedOn w:val="Absatz-Standardschriftart"/>
    <w:link w:val="berschrift9"/>
    <w:rsid w:val="00664A16"/>
    <w:rPr>
      <w:rFonts w:ascii="Calibri" w:hAnsi="Calibri"/>
      <w:i/>
      <w:color w:val="000000"/>
      <w:kern w:val="16"/>
      <w:sz w:val="16"/>
      <w:lang w:eastAsia="de-DE"/>
    </w:rPr>
  </w:style>
  <w:style w:type="paragraph" w:customStyle="1" w:styleId="WeiterfhrenderText">
    <w:name w:val="Weiterführender Text"/>
    <w:basedOn w:val="Standard"/>
    <w:qFormat/>
    <w:rsid w:val="002015CD"/>
    <w:pPr>
      <w:ind w:left="720"/>
    </w:pPr>
    <w:rPr>
      <w:sz w:val="18"/>
    </w:rPr>
  </w:style>
  <w:style w:type="paragraph" w:customStyle="1" w:styleId="Subtitel">
    <w:name w:val="Subtitel"/>
    <w:basedOn w:val="Standard"/>
    <w:qFormat/>
    <w:rsid w:val="00CF4358"/>
    <w:pPr>
      <w:spacing w:before="240"/>
    </w:pPr>
    <w:rPr>
      <w:b/>
      <w:color w:val="0066CC"/>
    </w:rPr>
  </w:style>
  <w:style w:type="paragraph" w:styleId="Sprechblasentext">
    <w:name w:val="Balloon Text"/>
    <w:basedOn w:val="Standard"/>
    <w:link w:val="SprechblasentextZchn"/>
    <w:semiHidden/>
    <w:unhideWhenUsed/>
    <w:rsid w:val="00C92D39"/>
    <w:pPr>
      <w:spacing w:before="0" w:after="0"/>
    </w:pPr>
    <w:rPr>
      <w:rFonts w:ascii="Tahoma" w:hAnsi="Tahoma" w:cs="Tahoma"/>
      <w:sz w:val="16"/>
      <w:szCs w:val="16"/>
    </w:rPr>
  </w:style>
  <w:style w:type="character" w:customStyle="1" w:styleId="SprechblasentextZchn">
    <w:name w:val="Sprechblasentext Zchn"/>
    <w:basedOn w:val="Absatz-Standardschriftart"/>
    <w:link w:val="Sprechblasentext"/>
    <w:semiHidden/>
    <w:rsid w:val="00C92D39"/>
    <w:rPr>
      <w:rFonts w:ascii="Tahoma" w:hAnsi="Tahoma" w:cs="Tahoma"/>
      <w:kern w:val="16"/>
      <w:sz w:val="16"/>
      <w:szCs w:val="16"/>
      <w:lang w:eastAsia="de-DE"/>
    </w:rPr>
  </w:style>
  <w:style w:type="paragraph" w:styleId="berarbeitung">
    <w:name w:val="Revision"/>
    <w:hidden/>
    <w:uiPriority w:val="99"/>
    <w:semiHidden/>
    <w:rsid w:val="00CF4358"/>
    <w:rPr>
      <w:rFonts w:ascii="Lucida Sans" w:hAnsi="Lucida Sans"/>
      <w:kern w:val="16"/>
      <w:sz w:val="22"/>
      <w:lang w:eastAsia="de-DE"/>
    </w:rPr>
  </w:style>
  <w:style w:type="character" w:customStyle="1" w:styleId="apple-tab-span">
    <w:name w:val="apple-tab-span"/>
    <w:basedOn w:val="Absatz-Standardschriftart"/>
    <w:rsid w:val="004A112D"/>
  </w:style>
  <w:style w:type="character" w:customStyle="1" w:styleId="apple-converted-space">
    <w:name w:val="apple-converted-space"/>
    <w:basedOn w:val="Absatz-Standardschriftart"/>
    <w:rsid w:val="00A365E4"/>
  </w:style>
  <w:style w:type="character" w:styleId="Fett">
    <w:name w:val="Strong"/>
    <w:basedOn w:val="Absatz-Standardschriftart"/>
    <w:uiPriority w:val="22"/>
    <w:qFormat/>
    <w:rsid w:val="00156DF3"/>
    <w:rPr>
      <w:b/>
      <w:bCs/>
    </w:rPr>
  </w:style>
  <w:style w:type="paragraph" w:styleId="Literaturverzeichnis">
    <w:name w:val="Bibliography"/>
    <w:basedOn w:val="Standard"/>
    <w:next w:val="Standard"/>
    <w:uiPriority w:val="37"/>
    <w:unhideWhenUsed/>
    <w:rsid w:val="006A4A22"/>
  </w:style>
  <w:style w:type="character" w:styleId="Hervorhebung">
    <w:name w:val="Emphasis"/>
    <w:basedOn w:val="Absatz-Standardschriftart"/>
    <w:uiPriority w:val="20"/>
    <w:qFormat/>
    <w:rsid w:val="0020176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0792245">
      <w:bodyDiv w:val="1"/>
      <w:marLeft w:val="0"/>
      <w:marRight w:val="0"/>
      <w:marTop w:val="0"/>
      <w:marBottom w:val="0"/>
      <w:divBdr>
        <w:top w:val="none" w:sz="0" w:space="0" w:color="auto"/>
        <w:left w:val="none" w:sz="0" w:space="0" w:color="auto"/>
        <w:bottom w:val="none" w:sz="0" w:space="0" w:color="auto"/>
        <w:right w:val="none" w:sz="0" w:space="0" w:color="auto"/>
      </w:divBdr>
      <w:divsChild>
        <w:div w:id="209070523">
          <w:marLeft w:val="0"/>
          <w:marRight w:val="0"/>
          <w:marTop w:val="0"/>
          <w:marBottom w:val="0"/>
          <w:divBdr>
            <w:top w:val="none" w:sz="0" w:space="0" w:color="auto"/>
            <w:left w:val="none" w:sz="0" w:space="0" w:color="auto"/>
            <w:bottom w:val="none" w:sz="0" w:space="0" w:color="auto"/>
            <w:right w:val="none" w:sz="0" w:space="0" w:color="auto"/>
          </w:divBdr>
        </w:div>
        <w:div w:id="1073695389">
          <w:marLeft w:val="0"/>
          <w:marRight w:val="0"/>
          <w:marTop w:val="0"/>
          <w:marBottom w:val="0"/>
          <w:divBdr>
            <w:top w:val="none" w:sz="0" w:space="0" w:color="auto"/>
            <w:left w:val="none" w:sz="0" w:space="0" w:color="auto"/>
            <w:bottom w:val="none" w:sz="0" w:space="0" w:color="auto"/>
            <w:right w:val="none" w:sz="0" w:space="0" w:color="auto"/>
          </w:divBdr>
        </w:div>
      </w:divsChild>
    </w:div>
    <w:div w:id="45879462">
      <w:bodyDiv w:val="1"/>
      <w:marLeft w:val="0"/>
      <w:marRight w:val="0"/>
      <w:marTop w:val="0"/>
      <w:marBottom w:val="0"/>
      <w:divBdr>
        <w:top w:val="none" w:sz="0" w:space="0" w:color="auto"/>
        <w:left w:val="none" w:sz="0" w:space="0" w:color="auto"/>
        <w:bottom w:val="none" w:sz="0" w:space="0" w:color="auto"/>
        <w:right w:val="none" w:sz="0" w:space="0" w:color="auto"/>
      </w:divBdr>
    </w:div>
    <w:div w:id="105000917">
      <w:bodyDiv w:val="1"/>
      <w:marLeft w:val="0"/>
      <w:marRight w:val="0"/>
      <w:marTop w:val="0"/>
      <w:marBottom w:val="0"/>
      <w:divBdr>
        <w:top w:val="none" w:sz="0" w:space="0" w:color="auto"/>
        <w:left w:val="none" w:sz="0" w:space="0" w:color="auto"/>
        <w:bottom w:val="none" w:sz="0" w:space="0" w:color="auto"/>
        <w:right w:val="none" w:sz="0" w:space="0" w:color="auto"/>
      </w:divBdr>
    </w:div>
    <w:div w:id="107435735">
      <w:bodyDiv w:val="1"/>
      <w:marLeft w:val="0"/>
      <w:marRight w:val="0"/>
      <w:marTop w:val="0"/>
      <w:marBottom w:val="0"/>
      <w:divBdr>
        <w:top w:val="none" w:sz="0" w:space="0" w:color="auto"/>
        <w:left w:val="none" w:sz="0" w:space="0" w:color="auto"/>
        <w:bottom w:val="none" w:sz="0" w:space="0" w:color="auto"/>
        <w:right w:val="none" w:sz="0" w:space="0" w:color="auto"/>
      </w:divBdr>
    </w:div>
    <w:div w:id="167017781">
      <w:bodyDiv w:val="1"/>
      <w:marLeft w:val="0"/>
      <w:marRight w:val="0"/>
      <w:marTop w:val="0"/>
      <w:marBottom w:val="0"/>
      <w:divBdr>
        <w:top w:val="none" w:sz="0" w:space="0" w:color="auto"/>
        <w:left w:val="none" w:sz="0" w:space="0" w:color="auto"/>
        <w:bottom w:val="none" w:sz="0" w:space="0" w:color="auto"/>
        <w:right w:val="none" w:sz="0" w:space="0" w:color="auto"/>
      </w:divBdr>
    </w:div>
    <w:div w:id="205720995">
      <w:bodyDiv w:val="1"/>
      <w:marLeft w:val="0"/>
      <w:marRight w:val="0"/>
      <w:marTop w:val="0"/>
      <w:marBottom w:val="0"/>
      <w:divBdr>
        <w:top w:val="none" w:sz="0" w:space="0" w:color="auto"/>
        <w:left w:val="none" w:sz="0" w:space="0" w:color="auto"/>
        <w:bottom w:val="none" w:sz="0" w:space="0" w:color="auto"/>
        <w:right w:val="none" w:sz="0" w:space="0" w:color="auto"/>
      </w:divBdr>
    </w:div>
    <w:div w:id="262955195">
      <w:bodyDiv w:val="1"/>
      <w:marLeft w:val="0"/>
      <w:marRight w:val="0"/>
      <w:marTop w:val="0"/>
      <w:marBottom w:val="0"/>
      <w:divBdr>
        <w:top w:val="none" w:sz="0" w:space="0" w:color="auto"/>
        <w:left w:val="none" w:sz="0" w:space="0" w:color="auto"/>
        <w:bottom w:val="none" w:sz="0" w:space="0" w:color="auto"/>
        <w:right w:val="none" w:sz="0" w:space="0" w:color="auto"/>
      </w:divBdr>
    </w:div>
    <w:div w:id="267583870">
      <w:bodyDiv w:val="1"/>
      <w:marLeft w:val="0"/>
      <w:marRight w:val="0"/>
      <w:marTop w:val="0"/>
      <w:marBottom w:val="0"/>
      <w:divBdr>
        <w:top w:val="none" w:sz="0" w:space="0" w:color="auto"/>
        <w:left w:val="none" w:sz="0" w:space="0" w:color="auto"/>
        <w:bottom w:val="none" w:sz="0" w:space="0" w:color="auto"/>
        <w:right w:val="none" w:sz="0" w:space="0" w:color="auto"/>
      </w:divBdr>
    </w:div>
    <w:div w:id="294918750">
      <w:bodyDiv w:val="1"/>
      <w:marLeft w:val="0"/>
      <w:marRight w:val="0"/>
      <w:marTop w:val="0"/>
      <w:marBottom w:val="0"/>
      <w:divBdr>
        <w:top w:val="none" w:sz="0" w:space="0" w:color="auto"/>
        <w:left w:val="none" w:sz="0" w:space="0" w:color="auto"/>
        <w:bottom w:val="none" w:sz="0" w:space="0" w:color="auto"/>
        <w:right w:val="none" w:sz="0" w:space="0" w:color="auto"/>
      </w:divBdr>
      <w:divsChild>
        <w:div w:id="1856769639">
          <w:marLeft w:val="0"/>
          <w:marRight w:val="0"/>
          <w:marTop w:val="0"/>
          <w:marBottom w:val="0"/>
          <w:divBdr>
            <w:top w:val="none" w:sz="0" w:space="0" w:color="auto"/>
            <w:left w:val="none" w:sz="0" w:space="0" w:color="auto"/>
            <w:bottom w:val="none" w:sz="0" w:space="0" w:color="auto"/>
            <w:right w:val="none" w:sz="0" w:space="0" w:color="auto"/>
          </w:divBdr>
        </w:div>
      </w:divsChild>
    </w:div>
    <w:div w:id="335766083">
      <w:bodyDiv w:val="1"/>
      <w:marLeft w:val="0"/>
      <w:marRight w:val="0"/>
      <w:marTop w:val="0"/>
      <w:marBottom w:val="0"/>
      <w:divBdr>
        <w:top w:val="none" w:sz="0" w:space="0" w:color="auto"/>
        <w:left w:val="none" w:sz="0" w:space="0" w:color="auto"/>
        <w:bottom w:val="none" w:sz="0" w:space="0" w:color="auto"/>
        <w:right w:val="none" w:sz="0" w:space="0" w:color="auto"/>
      </w:divBdr>
    </w:div>
    <w:div w:id="353194709">
      <w:bodyDiv w:val="1"/>
      <w:marLeft w:val="0"/>
      <w:marRight w:val="0"/>
      <w:marTop w:val="0"/>
      <w:marBottom w:val="0"/>
      <w:divBdr>
        <w:top w:val="none" w:sz="0" w:space="0" w:color="auto"/>
        <w:left w:val="none" w:sz="0" w:space="0" w:color="auto"/>
        <w:bottom w:val="none" w:sz="0" w:space="0" w:color="auto"/>
        <w:right w:val="none" w:sz="0" w:space="0" w:color="auto"/>
      </w:divBdr>
    </w:div>
    <w:div w:id="371079635">
      <w:bodyDiv w:val="1"/>
      <w:marLeft w:val="0"/>
      <w:marRight w:val="0"/>
      <w:marTop w:val="0"/>
      <w:marBottom w:val="0"/>
      <w:divBdr>
        <w:top w:val="none" w:sz="0" w:space="0" w:color="auto"/>
        <w:left w:val="none" w:sz="0" w:space="0" w:color="auto"/>
        <w:bottom w:val="none" w:sz="0" w:space="0" w:color="auto"/>
        <w:right w:val="none" w:sz="0" w:space="0" w:color="auto"/>
      </w:divBdr>
    </w:div>
    <w:div w:id="481240638">
      <w:bodyDiv w:val="1"/>
      <w:marLeft w:val="0"/>
      <w:marRight w:val="0"/>
      <w:marTop w:val="0"/>
      <w:marBottom w:val="0"/>
      <w:divBdr>
        <w:top w:val="none" w:sz="0" w:space="0" w:color="auto"/>
        <w:left w:val="none" w:sz="0" w:space="0" w:color="auto"/>
        <w:bottom w:val="none" w:sz="0" w:space="0" w:color="auto"/>
        <w:right w:val="none" w:sz="0" w:space="0" w:color="auto"/>
      </w:divBdr>
    </w:div>
    <w:div w:id="511534233">
      <w:bodyDiv w:val="1"/>
      <w:marLeft w:val="0"/>
      <w:marRight w:val="0"/>
      <w:marTop w:val="0"/>
      <w:marBottom w:val="0"/>
      <w:divBdr>
        <w:top w:val="none" w:sz="0" w:space="0" w:color="auto"/>
        <w:left w:val="none" w:sz="0" w:space="0" w:color="auto"/>
        <w:bottom w:val="none" w:sz="0" w:space="0" w:color="auto"/>
        <w:right w:val="none" w:sz="0" w:space="0" w:color="auto"/>
      </w:divBdr>
      <w:divsChild>
        <w:div w:id="25757952">
          <w:marLeft w:val="0"/>
          <w:marRight w:val="0"/>
          <w:marTop w:val="0"/>
          <w:marBottom w:val="0"/>
          <w:divBdr>
            <w:top w:val="none" w:sz="0" w:space="0" w:color="auto"/>
            <w:left w:val="none" w:sz="0" w:space="0" w:color="auto"/>
            <w:bottom w:val="none" w:sz="0" w:space="0" w:color="auto"/>
            <w:right w:val="none" w:sz="0" w:space="0" w:color="auto"/>
          </w:divBdr>
        </w:div>
        <w:div w:id="1111432582">
          <w:marLeft w:val="0"/>
          <w:marRight w:val="0"/>
          <w:marTop w:val="0"/>
          <w:marBottom w:val="0"/>
          <w:divBdr>
            <w:top w:val="none" w:sz="0" w:space="0" w:color="auto"/>
            <w:left w:val="none" w:sz="0" w:space="0" w:color="auto"/>
            <w:bottom w:val="none" w:sz="0" w:space="0" w:color="auto"/>
            <w:right w:val="none" w:sz="0" w:space="0" w:color="auto"/>
          </w:divBdr>
        </w:div>
      </w:divsChild>
    </w:div>
    <w:div w:id="576206786">
      <w:bodyDiv w:val="1"/>
      <w:marLeft w:val="0"/>
      <w:marRight w:val="0"/>
      <w:marTop w:val="0"/>
      <w:marBottom w:val="0"/>
      <w:divBdr>
        <w:top w:val="none" w:sz="0" w:space="0" w:color="auto"/>
        <w:left w:val="none" w:sz="0" w:space="0" w:color="auto"/>
        <w:bottom w:val="none" w:sz="0" w:space="0" w:color="auto"/>
        <w:right w:val="none" w:sz="0" w:space="0" w:color="auto"/>
      </w:divBdr>
    </w:div>
    <w:div w:id="619991671">
      <w:bodyDiv w:val="1"/>
      <w:marLeft w:val="0"/>
      <w:marRight w:val="0"/>
      <w:marTop w:val="0"/>
      <w:marBottom w:val="0"/>
      <w:divBdr>
        <w:top w:val="none" w:sz="0" w:space="0" w:color="auto"/>
        <w:left w:val="none" w:sz="0" w:space="0" w:color="auto"/>
        <w:bottom w:val="none" w:sz="0" w:space="0" w:color="auto"/>
        <w:right w:val="none" w:sz="0" w:space="0" w:color="auto"/>
      </w:divBdr>
    </w:div>
    <w:div w:id="622421182">
      <w:bodyDiv w:val="1"/>
      <w:marLeft w:val="0"/>
      <w:marRight w:val="0"/>
      <w:marTop w:val="0"/>
      <w:marBottom w:val="0"/>
      <w:divBdr>
        <w:top w:val="none" w:sz="0" w:space="0" w:color="auto"/>
        <w:left w:val="none" w:sz="0" w:space="0" w:color="auto"/>
        <w:bottom w:val="none" w:sz="0" w:space="0" w:color="auto"/>
        <w:right w:val="none" w:sz="0" w:space="0" w:color="auto"/>
      </w:divBdr>
    </w:div>
    <w:div w:id="623658374">
      <w:bodyDiv w:val="1"/>
      <w:marLeft w:val="0"/>
      <w:marRight w:val="0"/>
      <w:marTop w:val="0"/>
      <w:marBottom w:val="0"/>
      <w:divBdr>
        <w:top w:val="none" w:sz="0" w:space="0" w:color="auto"/>
        <w:left w:val="none" w:sz="0" w:space="0" w:color="auto"/>
        <w:bottom w:val="none" w:sz="0" w:space="0" w:color="auto"/>
        <w:right w:val="none" w:sz="0" w:space="0" w:color="auto"/>
      </w:divBdr>
      <w:divsChild>
        <w:div w:id="55511692">
          <w:marLeft w:val="0"/>
          <w:marRight w:val="0"/>
          <w:marTop w:val="0"/>
          <w:marBottom w:val="0"/>
          <w:divBdr>
            <w:top w:val="none" w:sz="0" w:space="0" w:color="auto"/>
            <w:left w:val="none" w:sz="0" w:space="0" w:color="auto"/>
            <w:bottom w:val="none" w:sz="0" w:space="0" w:color="auto"/>
            <w:right w:val="none" w:sz="0" w:space="0" w:color="auto"/>
          </w:divBdr>
          <w:divsChild>
            <w:div w:id="1848862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9214579">
      <w:bodyDiv w:val="1"/>
      <w:marLeft w:val="0"/>
      <w:marRight w:val="0"/>
      <w:marTop w:val="0"/>
      <w:marBottom w:val="0"/>
      <w:divBdr>
        <w:top w:val="none" w:sz="0" w:space="0" w:color="auto"/>
        <w:left w:val="none" w:sz="0" w:space="0" w:color="auto"/>
        <w:bottom w:val="none" w:sz="0" w:space="0" w:color="auto"/>
        <w:right w:val="none" w:sz="0" w:space="0" w:color="auto"/>
      </w:divBdr>
    </w:div>
    <w:div w:id="683677619">
      <w:bodyDiv w:val="1"/>
      <w:marLeft w:val="0"/>
      <w:marRight w:val="0"/>
      <w:marTop w:val="0"/>
      <w:marBottom w:val="0"/>
      <w:divBdr>
        <w:top w:val="none" w:sz="0" w:space="0" w:color="auto"/>
        <w:left w:val="none" w:sz="0" w:space="0" w:color="auto"/>
        <w:bottom w:val="none" w:sz="0" w:space="0" w:color="auto"/>
        <w:right w:val="none" w:sz="0" w:space="0" w:color="auto"/>
      </w:divBdr>
    </w:div>
    <w:div w:id="705132912">
      <w:bodyDiv w:val="1"/>
      <w:marLeft w:val="0"/>
      <w:marRight w:val="0"/>
      <w:marTop w:val="0"/>
      <w:marBottom w:val="0"/>
      <w:divBdr>
        <w:top w:val="none" w:sz="0" w:space="0" w:color="auto"/>
        <w:left w:val="none" w:sz="0" w:space="0" w:color="auto"/>
        <w:bottom w:val="none" w:sz="0" w:space="0" w:color="auto"/>
        <w:right w:val="none" w:sz="0" w:space="0" w:color="auto"/>
      </w:divBdr>
    </w:div>
    <w:div w:id="751514304">
      <w:bodyDiv w:val="1"/>
      <w:marLeft w:val="0"/>
      <w:marRight w:val="0"/>
      <w:marTop w:val="0"/>
      <w:marBottom w:val="0"/>
      <w:divBdr>
        <w:top w:val="none" w:sz="0" w:space="0" w:color="auto"/>
        <w:left w:val="none" w:sz="0" w:space="0" w:color="auto"/>
        <w:bottom w:val="none" w:sz="0" w:space="0" w:color="auto"/>
        <w:right w:val="none" w:sz="0" w:space="0" w:color="auto"/>
      </w:divBdr>
    </w:div>
    <w:div w:id="754597496">
      <w:bodyDiv w:val="1"/>
      <w:marLeft w:val="0"/>
      <w:marRight w:val="0"/>
      <w:marTop w:val="0"/>
      <w:marBottom w:val="0"/>
      <w:divBdr>
        <w:top w:val="none" w:sz="0" w:space="0" w:color="auto"/>
        <w:left w:val="none" w:sz="0" w:space="0" w:color="auto"/>
        <w:bottom w:val="none" w:sz="0" w:space="0" w:color="auto"/>
        <w:right w:val="none" w:sz="0" w:space="0" w:color="auto"/>
      </w:divBdr>
    </w:div>
    <w:div w:id="888565800">
      <w:bodyDiv w:val="1"/>
      <w:marLeft w:val="0"/>
      <w:marRight w:val="0"/>
      <w:marTop w:val="0"/>
      <w:marBottom w:val="0"/>
      <w:divBdr>
        <w:top w:val="none" w:sz="0" w:space="0" w:color="auto"/>
        <w:left w:val="none" w:sz="0" w:space="0" w:color="auto"/>
        <w:bottom w:val="none" w:sz="0" w:space="0" w:color="auto"/>
        <w:right w:val="none" w:sz="0" w:space="0" w:color="auto"/>
      </w:divBdr>
    </w:div>
    <w:div w:id="923303672">
      <w:bodyDiv w:val="1"/>
      <w:marLeft w:val="0"/>
      <w:marRight w:val="0"/>
      <w:marTop w:val="0"/>
      <w:marBottom w:val="0"/>
      <w:divBdr>
        <w:top w:val="none" w:sz="0" w:space="0" w:color="auto"/>
        <w:left w:val="none" w:sz="0" w:space="0" w:color="auto"/>
        <w:bottom w:val="none" w:sz="0" w:space="0" w:color="auto"/>
        <w:right w:val="none" w:sz="0" w:space="0" w:color="auto"/>
      </w:divBdr>
    </w:div>
    <w:div w:id="931007622">
      <w:bodyDiv w:val="1"/>
      <w:marLeft w:val="0"/>
      <w:marRight w:val="0"/>
      <w:marTop w:val="0"/>
      <w:marBottom w:val="0"/>
      <w:divBdr>
        <w:top w:val="none" w:sz="0" w:space="0" w:color="auto"/>
        <w:left w:val="none" w:sz="0" w:space="0" w:color="auto"/>
        <w:bottom w:val="none" w:sz="0" w:space="0" w:color="auto"/>
        <w:right w:val="none" w:sz="0" w:space="0" w:color="auto"/>
      </w:divBdr>
    </w:div>
    <w:div w:id="931010309">
      <w:bodyDiv w:val="1"/>
      <w:marLeft w:val="0"/>
      <w:marRight w:val="0"/>
      <w:marTop w:val="0"/>
      <w:marBottom w:val="0"/>
      <w:divBdr>
        <w:top w:val="none" w:sz="0" w:space="0" w:color="auto"/>
        <w:left w:val="none" w:sz="0" w:space="0" w:color="auto"/>
        <w:bottom w:val="none" w:sz="0" w:space="0" w:color="auto"/>
        <w:right w:val="none" w:sz="0" w:space="0" w:color="auto"/>
      </w:divBdr>
    </w:div>
    <w:div w:id="962156943">
      <w:bodyDiv w:val="1"/>
      <w:marLeft w:val="0"/>
      <w:marRight w:val="0"/>
      <w:marTop w:val="0"/>
      <w:marBottom w:val="0"/>
      <w:divBdr>
        <w:top w:val="none" w:sz="0" w:space="0" w:color="auto"/>
        <w:left w:val="none" w:sz="0" w:space="0" w:color="auto"/>
        <w:bottom w:val="none" w:sz="0" w:space="0" w:color="auto"/>
        <w:right w:val="none" w:sz="0" w:space="0" w:color="auto"/>
      </w:divBdr>
    </w:div>
    <w:div w:id="987634002">
      <w:bodyDiv w:val="1"/>
      <w:marLeft w:val="0"/>
      <w:marRight w:val="0"/>
      <w:marTop w:val="0"/>
      <w:marBottom w:val="0"/>
      <w:divBdr>
        <w:top w:val="none" w:sz="0" w:space="0" w:color="auto"/>
        <w:left w:val="none" w:sz="0" w:space="0" w:color="auto"/>
        <w:bottom w:val="none" w:sz="0" w:space="0" w:color="auto"/>
        <w:right w:val="none" w:sz="0" w:space="0" w:color="auto"/>
      </w:divBdr>
    </w:div>
    <w:div w:id="1019819371">
      <w:bodyDiv w:val="1"/>
      <w:marLeft w:val="0"/>
      <w:marRight w:val="0"/>
      <w:marTop w:val="0"/>
      <w:marBottom w:val="0"/>
      <w:divBdr>
        <w:top w:val="none" w:sz="0" w:space="0" w:color="auto"/>
        <w:left w:val="none" w:sz="0" w:space="0" w:color="auto"/>
        <w:bottom w:val="none" w:sz="0" w:space="0" w:color="auto"/>
        <w:right w:val="none" w:sz="0" w:space="0" w:color="auto"/>
      </w:divBdr>
    </w:div>
    <w:div w:id="1030765230">
      <w:bodyDiv w:val="1"/>
      <w:marLeft w:val="0"/>
      <w:marRight w:val="0"/>
      <w:marTop w:val="0"/>
      <w:marBottom w:val="0"/>
      <w:divBdr>
        <w:top w:val="none" w:sz="0" w:space="0" w:color="auto"/>
        <w:left w:val="none" w:sz="0" w:space="0" w:color="auto"/>
        <w:bottom w:val="none" w:sz="0" w:space="0" w:color="auto"/>
        <w:right w:val="none" w:sz="0" w:space="0" w:color="auto"/>
      </w:divBdr>
      <w:divsChild>
        <w:div w:id="1885754205">
          <w:marLeft w:val="0"/>
          <w:marRight w:val="0"/>
          <w:marTop w:val="0"/>
          <w:marBottom w:val="0"/>
          <w:divBdr>
            <w:top w:val="none" w:sz="0" w:space="0" w:color="auto"/>
            <w:left w:val="none" w:sz="0" w:space="0" w:color="auto"/>
            <w:bottom w:val="none" w:sz="0" w:space="0" w:color="auto"/>
            <w:right w:val="none" w:sz="0" w:space="0" w:color="auto"/>
          </w:divBdr>
          <w:divsChild>
            <w:div w:id="715012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923897">
      <w:bodyDiv w:val="1"/>
      <w:marLeft w:val="0"/>
      <w:marRight w:val="0"/>
      <w:marTop w:val="0"/>
      <w:marBottom w:val="0"/>
      <w:divBdr>
        <w:top w:val="none" w:sz="0" w:space="0" w:color="auto"/>
        <w:left w:val="none" w:sz="0" w:space="0" w:color="auto"/>
        <w:bottom w:val="none" w:sz="0" w:space="0" w:color="auto"/>
        <w:right w:val="none" w:sz="0" w:space="0" w:color="auto"/>
      </w:divBdr>
    </w:div>
    <w:div w:id="1073545596">
      <w:bodyDiv w:val="1"/>
      <w:marLeft w:val="0"/>
      <w:marRight w:val="0"/>
      <w:marTop w:val="0"/>
      <w:marBottom w:val="0"/>
      <w:divBdr>
        <w:top w:val="none" w:sz="0" w:space="0" w:color="auto"/>
        <w:left w:val="none" w:sz="0" w:space="0" w:color="auto"/>
        <w:bottom w:val="none" w:sz="0" w:space="0" w:color="auto"/>
        <w:right w:val="none" w:sz="0" w:space="0" w:color="auto"/>
      </w:divBdr>
      <w:divsChild>
        <w:div w:id="350184713">
          <w:marLeft w:val="0"/>
          <w:marRight w:val="0"/>
          <w:marTop w:val="0"/>
          <w:marBottom w:val="0"/>
          <w:divBdr>
            <w:top w:val="none" w:sz="0" w:space="0" w:color="auto"/>
            <w:left w:val="none" w:sz="0" w:space="0" w:color="auto"/>
            <w:bottom w:val="none" w:sz="0" w:space="0" w:color="auto"/>
            <w:right w:val="none" w:sz="0" w:space="0" w:color="auto"/>
          </w:divBdr>
          <w:divsChild>
            <w:div w:id="1553925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895916">
      <w:bodyDiv w:val="1"/>
      <w:marLeft w:val="0"/>
      <w:marRight w:val="0"/>
      <w:marTop w:val="0"/>
      <w:marBottom w:val="0"/>
      <w:divBdr>
        <w:top w:val="none" w:sz="0" w:space="0" w:color="auto"/>
        <w:left w:val="none" w:sz="0" w:space="0" w:color="auto"/>
        <w:bottom w:val="none" w:sz="0" w:space="0" w:color="auto"/>
        <w:right w:val="none" w:sz="0" w:space="0" w:color="auto"/>
      </w:divBdr>
    </w:div>
    <w:div w:id="1123424639">
      <w:bodyDiv w:val="1"/>
      <w:marLeft w:val="0"/>
      <w:marRight w:val="0"/>
      <w:marTop w:val="0"/>
      <w:marBottom w:val="0"/>
      <w:divBdr>
        <w:top w:val="none" w:sz="0" w:space="0" w:color="auto"/>
        <w:left w:val="none" w:sz="0" w:space="0" w:color="auto"/>
        <w:bottom w:val="none" w:sz="0" w:space="0" w:color="auto"/>
        <w:right w:val="none" w:sz="0" w:space="0" w:color="auto"/>
      </w:divBdr>
    </w:div>
    <w:div w:id="1129320518">
      <w:bodyDiv w:val="1"/>
      <w:marLeft w:val="0"/>
      <w:marRight w:val="0"/>
      <w:marTop w:val="0"/>
      <w:marBottom w:val="0"/>
      <w:divBdr>
        <w:top w:val="none" w:sz="0" w:space="0" w:color="auto"/>
        <w:left w:val="none" w:sz="0" w:space="0" w:color="auto"/>
        <w:bottom w:val="none" w:sz="0" w:space="0" w:color="auto"/>
        <w:right w:val="none" w:sz="0" w:space="0" w:color="auto"/>
      </w:divBdr>
    </w:div>
    <w:div w:id="1162425444">
      <w:bodyDiv w:val="1"/>
      <w:marLeft w:val="0"/>
      <w:marRight w:val="0"/>
      <w:marTop w:val="0"/>
      <w:marBottom w:val="0"/>
      <w:divBdr>
        <w:top w:val="none" w:sz="0" w:space="0" w:color="auto"/>
        <w:left w:val="none" w:sz="0" w:space="0" w:color="auto"/>
        <w:bottom w:val="none" w:sz="0" w:space="0" w:color="auto"/>
        <w:right w:val="none" w:sz="0" w:space="0" w:color="auto"/>
      </w:divBdr>
    </w:div>
    <w:div w:id="1237127096">
      <w:bodyDiv w:val="1"/>
      <w:marLeft w:val="0"/>
      <w:marRight w:val="0"/>
      <w:marTop w:val="0"/>
      <w:marBottom w:val="0"/>
      <w:divBdr>
        <w:top w:val="none" w:sz="0" w:space="0" w:color="auto"/>
        <w:left w:val="none" w:sz="0" w:space="0" w:color="auto"/>
        <w:bottom w:val="none" w:sz="0" w:space="0" w:color="auto"/>
        <w:right w:val="none" w:sz="0" w:space="0" w:color="auto"/>
      </w:divBdr>
    </w:div>
    <w:div w:id="1320887365">
      <w:bodyDiv w:val="1"/>
      <w:marLeft w:val="0"/>
      <w:marRight w:val="0"/>
      <w:marTop w:val="0"/>
      <w:marBottom w:val="0"/>
      <w:divBdr>
        <w:top w:val="none" w:sz="0" w:space="0" w:color="auto"/>
        <w:left w:val="none" w:sz="0" w:space="0" w:color="auto"/>
        <w:bottom w:val="none" w:sz="0" w:space="0" w:color="auto"/>
        <w:right w:val="none" w:sz="0" w:space="0" w:color="auto"/>
      </w:divBdr>
      <w:divsChild>
        <w:div w:id="651563748">
          <w:marLeft w:val="0"/>
          <w:marRight w:val="0"/>
          <w:marTop w:val="0"/>
          <w:marBottom w:val="0"/>
          <w:divBdr>
            <w:top w:val="none" w:sz="0" w:space="0" w:color="auto"/>
            <w:left w:val="none" w:sz="0" w:space="0" w:color="auto"/>
            <w:bottom w:val="none" w:sz="0" w:space="0" w:color="auto"/>
            <w:right w:val="none" w:sz="0" w:space="0" w:color="auto"/>
          </w:divBdr>
        </w:div>
      </w:divsChild>
    </w:div>
    <w:div w:id="1334842419">
      <w:bodyDiv w:val="1"/>
      <w:marLeft w:val="0"/>
      <w:marRight w:val="0"/>
      <w:marTop w:val="0"/>
      <w:marBottom w:val="0"/>
      <w:divBdr>
        <w:top w:val="none" w:sz="0" w:space="0" w:color="auto"/>
        <w:left w:val="none" w:sz="0" w:space="0" w:color="auto"/>
        <w:bottom w:val="none" w:sz="0" w:space="0" w:color="auto"/>
        <w:right w:val="none" w:sz="0" w:space="0" w:color="auto"/>
      </w:divBdr>
    </w:div>
    <w:div w:id="1347753104">
      <w:bodyDiv w:val="1"/>
      <w:marLeft w:val="0"/>
      <w:marRight w:val="0"/>
      <w:marTop w:val="0"/>
      <w:marBottom w:val="0"/>
      <w:divBdr>
        <w:top w:val="none" w:sz="0" w:space="0" w:color="auto"/>
        <w:left w:val="none" w:sz="0" w:space="0" w:color="auto"/>
        <w:bottom w:val="none" w:sz="0" w:space="0" w:color="auto"/>
        <w:right w:val="none" w:sz="0" w:space="0" w:color="auto"/>
      </w:divBdr>
    </w:div>
    <w:div w:id="1361739579">
      <w:bodyDiv w:val="1"/>
      <w:marLeft w:val="0"/>
      <w:marRight w:val="0"/>
      <w:marTop w:val="0"/>
      <w:marBottom w:val="0"/>
      <w:divBdr>
        <w:top w:val="none" w:sz="0" w:space="0" w:color="auto"/>
        <w:left w:val="none" w:sz="0" w:space="0" w:color="auto"/>
        <w:bottom w:val="none" w:sz="0" w:space="0" w:color="auto"/>
        <w:right w:val="none" w:sz="0" w:space="0" w:color="auto"/>
      </w:divBdr>
    </w:div>
    <w:div w:id="1375083432">
      <w:bodyDiv w:val="1"/>
      <w:marLeft w:val="0"/>
      <w:marRight w:val="0"/>
      <w:marTop w:val="0"/>
      <w:marBottom w:val="0"/>
      <w:divBdr>
        <w:top w:val="none" w:sz="0" w:space="0" w:color="auto"/>
        <w:left w:val="none" w:sz="0" w:space="0" w:color="auto"/>
        <w:bottom w:val="none" w:sz="0" w:space="0" w:color="auto"/>
        <w:right w:val="none" w:sz="0" w:space="0" w:color="auto"/>
      </w:divBdr>
    </w:div>
    <w:div w:id="1383215251">
      <w:bodyDiv w:val="1"/>
      <w:marLeft w:val="0"/>
      <w:marRight w:val="0"/>
      <w:marTop w:val="0"/>
      <w:marBottom w:val="0"/>
      <w:divBdr>
        <w:top w:val="none" w:sz="0" w:space="0" w:color="auto"/>
        <w:left w:val="none" w:sz="0" w:space="0" w:color="auto"/>
        <w:bottom w:val="none" w:sz="0" w:space="0" w:color="auto"/>
        <w:right w:val="none" w:sz="0" w:space="0" w:color="auto"/>
      </w:divBdr>
    </w:div>
    <w:div w:id="1387607344">
      <w:bodyDiv w:val="1"/>
      <w:marLeft w:val="0"/>
      <w:marRight w:val="0"/>
      <w:marTop w:val="0"/>
      <w:marBottom w:val="0"/>
      <w:divBdr>
        <w:top w:val="none" w:sz="0" w:space="0" w:color="auto"/>
        <w:left w:val="none" w:sz="0" w:space="0" w:color="auto"/>
        <w:bottom w:val="none" w:sz="0" w:space="0" w:color="auto"/>
        <w:right w:val="none" w:sz="0" w:space="0" w:color="auto"/>
      </w:divBdr>
    </w:div>
    <w:div w:id="1397433969">
      <w:bodyDiv w:val="1"/>
      <w:marLeft w:val="0"/>
      <w:marRight w:val="0"/>
      <w:marTop w:val="0"/>
      <w:marBottom w:val="0"/>
      <w:divBdr>
        <w:top w:val="none" w:sz="0" w:space="0" w:color="auto"/>
        <w:left w:val="none" w:sz="0" w:space="0" w:color="auto"/>
        <w:bottom w:val="none" w:sz="0" w:space="0" w:color="auto"/>
        <w:right w:val="none" w:sz="0" w:space="0" w:color="auto"/>
      </w:divBdr>
    </w:div>
    <w:div w:id="1423602193">
      <w:bodyDiv w:val="1"/>
      <w:marLeft w:val="0"/>
      <w:marRight w:val="0"/>
      <w:marTop w:val="0"/>
      <w:marBottom w:val="0"/>
      <w:divBdr>
        <w:top w:val="none" w:sz="0" w:space="0" w:color="auto"/>
        <w:left w:val="none" w:sz="0" w:space="0" w:color="auto"/>
        <w:bottom w:val="none" w:sz="0" w:space="0" w:color="auto"/>
        <w:right w:val="none" w:sz="0" w:space="0" w:color="auto"/>
      </w:divBdr>
      <w:divsChild>
        <w:div w:id="202333997">
          <w:marLeft w:val="0"/>
          <w:marRight w:val="0"/>
          <w:marTop w:val="0"/>
          <w:marBottom w:val="0"/>
          <w:divBdr>
            <w:top w:val="none" w:sz="0" w:space="0" w:color="auto"/>
            <w:left w:val="none" w:sz="0" w:space="0" w:color="auto"/>
            <w:bottom w:val="none" w:sz="0" w:space="0" w:color="auto"/>
            <w:right w:val="none" w:sz="0" w:space="0" w:color="auto"/>
          </w:divBdr>
          <w:divsChild>
            <w:div w:id="410280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6561364">
      <w:bodyDiv w:val="1"/>
      <w:marLeft w:val="0"/>
      <w:marRight w:val="0"/>
      <w:marTop w:val="0"/>
      <w:marBottom w:val="0"/>
      <w:divBdr>
        <w:top w:val="none" w:sz="0" w:space="0" w:color="auto"/>
        <w:left w:val="none" w:sz="0" w:space="0" w:color="auto"/>
        <w:bottom w:val="none" w:sz="0" w:space="0" w:color="auto"/>
        <w:right w:val="none" w:sz="0" w:space="0" w:color="auto"/>
      </w:divBdr>
    </w:div>
    <w:div w:id="1488398804">
      <w:bodyDiv w:val="1"/>
      <w:marLeft w:val="0"/>
      <w:marRight w:val="0"/>
      <w:marTop w:val="0"/>
      <w:marBottom w:val="0"/>
      <w:divBdr>
        <w:top w:val="none" w:sz="0" w:space="0" w:color="auto"/>
        <w:left w:val="none" w:sz="0" w:space="0" w:color="auto"/>
        <w:bottom w:val="none" w:sz="0" w:space="0" w:color="auto"/>
        <w:right w:val="none" w:sz="0" w:space="0" w:color="auto"/>
      </w:divBdr>
    </w:div>
    <w:div w:id="1515343184">
      <w:bodyDiv w:val="1"/>
      <w:marLeft w:val="0"/>
      <w:marRight w:val="0"/>
      <w:marTop w:val="0"/>
      <w:marBottom w:val="0"/>
      <w:divBdr>
        <w:top w:val="none" w:sz="0" w:space="0" w:color="auto"/>
        <w:left w:val="none" w:sz="0" w:space="0" w:color="auto"/>
        <w:bottom w:val="none" w:sz="0" w:space="0" w:color="auto"/>
        <w:right w:val="none" w:sz="0" w:space="0" w:color="auto"/>
      </w:divBdr>
    </w:div>
    <w:div w:id="1576623619">
      <w:bodyDiv w:val="1"/>
      <w:marLeft w:val="0"/>
      <w:marRight w:val="0"/>
      <w:marTop w:val="0"/>
      <w:marBottom w:val="0"/>
      <w:divBdr>
        <w:top w:val="none" w:sz="0" w:space="0" w:color="auto"/>
        <w:left w:val="none" w:sz="0" w:space="0" w:color="auto"/>
        <w:bottom w:val="none" w:sz="0" w:space="0" w:color="auto"/>
        <w:right w:val="none" w:sz="0" w:space="0" w:color="auto"/>
      </w:divBdr>
    </w:div>
    <w:div w:id="1630088611">
      <w:bodyDiv w:val="1"/>
      <w:marLeft w:val="0"/>
      <w:marRight w:val="0"/>
      <w:marTop w:val="0"/>
      <w:marBottom w:val="0"/>
      <w:divBdr>
        <w:top w:val="none" w:sz="0" w:space="0" w:color="auto"/>
        <w:left w:val="none" w:sz="0" w:space="0" w:color="auto"/>
        <w:bottom w:val="none" w:sz="0" w:space="0" w:color="auto"/>
        <w:right w:val="none" w:sz="0" w:space="0" w:color="auto"/>
      </w:divBdr>
      <w:divsChild>
        <w:div w:id="506596832">
          <w:marLeft w:val="0"/>
          <w:marRight w:val="0"/>
          <w:marTop w:val="0"/>
          <w:marBottom w:val="0"/>
          <w:divBdr>
            <w:top w:val="none" w:sz="0" w:space="0" w:color="auto"/>
            <w:left w:val="none" w:sz="0" w:space="0" w:color="auto"/>
            <w:bottom w:val="none" w:sz="0" w:space="0" w:color="auto"/>
            <w:right w:val="none" w:sz="0" w:space="0" w:color="auto"/>
          </w:divBdr>
        </w:div>
      </w:divsChild>
    </w:div>
    <w:div w:id="1631086174">
      <w:bodyDiv w:val="1"/>
      <w:marLeft w:val="0"/>
      <w:marRight w:val="0"/>
      <w:marTop w:val="0"/>
      <w:marBottom w:val="0"/>
      <w:divBdr>
        <w:top w:val="none" w:sz="0" w:space="0" w:color="auto"/>
        <w:left w:val="none" w:sz="0" w:space="0" w:color="auto"/>
        <w:bottom w:val="none" w:sz="0" w:space="0" w:color="auto"/>
        <w:right w:val="none" w:sz="0" w:space="0" w:color="auto"/>
      </w:divBdr>
    </w:div>
    <w:div w:id="1642492672">
      <w:bodyDiv w:val="1"/>
      <w:marLeft w:val="0"/>
      <w:marRight w:val="0"/>
      <w:marTop w:val="0"/>
      <w:marBottom w:val="0"/>
      <w:divBdr>
        <w:top w:val="none" w:sz="0" w:space="0" w:color="auto"/>
        <w:left w:val="none" w:sz="0" w:space="0" w:color="auto"/>
        <w:bottom w:val="none" w:sz="0" w:space="0" w:color="auto"/>
        <w:right w:val="none" w:sz="0" w:space="0" w:color="auto"/>
      </w:divBdr>
    </w:div>
    <w:div w:id="1678655037">
      <w:bodyDiv w:val="1"/>
      <w:marLeft w:val="0"/>
      <w:marRight w:val="0"/>
      <w:marTop w:val="0"/>
      <w:marBottom w:val="0"/>
      <w:divBdr>
        <w:top w:val="none" w:sz="0" w:space="0" w:color="auto"/>
        <w:left w:val="none" w:sz="0" w:space="0" w:color="auto"/>
        <w:bottom w:val="none" w:sz="0" w:space="0" w:color="auto"/>
        <w:right w:val="none" w:sz="0" w:space="0" w:color="auto"/>
      </w:divBdr>
    </w:div>
    <w:div w:id="1732120977">
      <w:bodyDiv w:val="1"/>
      <w:marLeft w:val="0"/>
      <w:marRight w:val="0"/>
      <w:marTop w:val="0"/>
      <w:marBottom w:val="0"/>
      <w:divBdr>
        <w:top w:val="none" w:sz="0" w:space="0" w:color="auto"/>
        <w:left w:val="none" w:sz="0" w:space="0" w:color="auto"/>
        <w:bottom w:val="none" w:sz="0" w:space="0" w:color="auto"/>
        <w:right w:val="none" w:sz="0" w:space="0" w:color="auto"/>
      </w:divBdr>
    </w:div>
    <w:div w:id="1775786040">
      <w:bodyDiv w:val="1"/>
      <w:marLeft w:val="0"/>
      <w:marRight w:val="0"/>
      <w:marTop w:val="0"/>
      <w:marBottom w:val="0"/>
      <w:divBdr>
        <w:top w:val="none" w:sz="0" w:space="0" w:color="auto"/>
        <w:left w:val="none" w:sz="0" w:space="0" w:color="auto"/>
        <w:bottom w:val="none" w:sz="0" w:space="0" w:color="auto"/>
        <w:right w:val="none" w:sz="0" w:space="0" w:color="auto"/>
      </w:divBdr>
    </w:div>
    <w:div w:id="1814716089">
      <w:bodyDiv w:val="1"/>
      <w:marLeft w:val="0"/>
      <w:marRight w:val="0"/>
      <w:marTop w:val="0"/>
      <w:marBottom w:val="0"/>
      <w:divBdr>
        <w:top w:val="none" w:sz="0" w:space="0" w:color="auto"/>
        <w:left w:val="none" w:sz="0" w:space="0" w:color="auto"/>
        <w:bottom w:val="none" w:sz="0" w:space="0" w:color="auto"/>
        <w:right w:val="none" w:sz="0" w:space="0" w:color="auto"/>
      </w:divBdr>
    </w:div>
    <w:div w:id="1842040222">
      <w:bodyDiv w:val="1"/>
      <w:marLeft w:val="0"/>
      <w:marRight w:val="0"/>
      <w:marTop w:val="0"/>
      <w:marBottom w:val="0"/>
      <w:divBdr>
        <w:top w:val="none" w:sz="0" w:space="0" w:color="auto"/>
        <w:left w:val="none" w:sz="0" w:space="0" w:color="auto"/>
        <w:bottom w:val="none" w:sz="0" w:space="0" w:color="auto"/>
        <w:right w:val="none" w:sz="0" w:space="0" w:color="auto"/>
      </w:divBdr>
    </w:div>
    <w:div w:id="1856655765">
      <w:bodyDiv w:val="1"/>
      <w:marLeft w:val="0"/>
      <w:marRight w:val="0"/>
      <w:marTop w:val="0"/>
      <w:marBottom w:val="0"/>
      <w:divBdr>
        <w:top w:val="none" w:sz="0" w:space="0" w:color="auto"/>
        <w:left w:val="none" w:sz="0" w:space="0" w:color="auto"/>
        <w:bottom w:val="none" w:sz="0" w:space="0" w:color="auto"/>
        <w:right w:val="none" w:sz="0" w:space="0" w:color="auto"/>
      </w:divBdr>
    </w:div>
    <w:div w:id="1888490397">
      <w:bodyDiv w:val="1"/>
      <w:marLeft w:val="0"/>
      <w:marRight w:val="0"/>
      <w:marTop w:val="0"/>
      <w:marBottom w:val="0"/>
      <w:divBdr>
        <w:top w:val="none" w:sz="0" w:space="0" w:color="auto"/>
        <w:left w:val="none" w:sz="0" w:space="0" w:color="auto"/>
        <w:bottom w:val="none" w:sz="0" w:space="0" w:color="auto"/>
        <w:right w:val="none" w:sz="0" w:space="0" w:color="auto"/>
      </w:divBdr>
    </w:div>
    <w:div w:id="1896577224">
      <w:bodyDiv w:val="1"/>
      <w:marLeft w:val="0"/>
      <w:marRight w:val="0"/>
      <w:marTop w:val="0"/>
      <w:marBottom w:val="0"/>
      <w:divBdr>
        <w:top w:val="none" w:sz="0" w:space="0" w:color="auto"/>
        <w:left w:val="none" w:sz="0" w:space="0" w:color="auto"/>
        <w:bottom w:val="none" w:sz="0" w:space="0" w:color="auto"/>
        <w:right w:val="none" w:sz="0" w:space="0" w:color="auto"/>
      </w:divBdr>
    </w:div>
    <w:div w:id="1897355925">
      <w:bodyDiv w:val="1"/>
      <w:marLeft w:val="0"/>
      <w:marRight w:val="0"/>
      <w:marTop w:val="0"/>
      <w:marBottom w:val="0"/>
      <w:divBdr>
        <w:top w:val="none" w:sz="0" w:space="0" w:color="auto"/>
        <w:left w:val="none" w:sz="0" w:space="0" w:color="auto"/>
        <w:bottom w:val="none" w:sz="0" w:space="0" w:color="auto"/>
        <w:right w:val="none" w:sz="0" w:space="0" w:color="auto"/>
      </w:divBdr>
    </w:div>
    <w:div w:id="1917933777">
      <w:bodyDiv w:val="1"/>
      <w:marLeft w:val="0"/>
      <w:marRight w:val="0"/>
      <w:marTop w:val="0"/>
      <w:marBottom w:val="0"/>
      <w:divBdr>
        <w:top w:val="none" w:sz="0" w:space="0" w:color="auto"/>
        <w:left w:val="none" w:sz="0" w:space="0" w:color="auto"/>
        <w:bottom w:val="none" w:sz="0" w:space="0" w:color="auto"/>
        <w:right w:val="none" w:sz="0" w:space="0" w:color="auto"/>
      </w:divBdr>
    </w:div>
    <w:div w:id="1922988021">
      <w:bodyDiv w:val="1"/>
      <w:marLeft w:val="0"/>
      <w:marRight w:val="0"/>
      <w:marTop w:val="0"/>
      <w:marBottom w:val="0"/>
      <w:divBdr>
        <w:top w:val="none" w:sz="0" w:space="0" w:color="auto"/>
        <w:left w:val="none" w:sz="0" w:space="0" w:color="auto"/>
        <w:bottom w:val="none" w:sz="0" w:space="0" w:color="auto"/>
        <w:right w:val="none" w:sz="0" w:space="0" w:color="auto"/>
      </w:divBdr>
      <w:divsChild>
        <w:div w:id="496767170">
          <w:marLeft w:val="0"/>
          <w:marRight w:val="0"/>
          <w:marTop w:val="0"/>
          <w:marBottom w:val="0"/>
          <w:divBdr>
            <w:top w:val="none" w:sz="0" w:space="0" w:color="auto"/>
            <w:left w:val="none" w:sz="0" w:space="0" w:color="auto"/>
            <w:bottom w:val="none" w:sz="0" w:space="0" w:color="auto"/>
            <w:right w:val="none" w:sz="0" w:space="0" w:color="auto"/>
          </w:divBdr>
        </w:div>
      </w:divsChild>
    </w:div>
    <w:div w:id="1925842872">
      <w:bodyDiv w:val="1"/>
      <w:marLeft w:val="0"/>
      <w:marRight w:val="0"/>
      <w:marTop w:val="0"/>
      <w:marBottom w:val="0"/>
      <w:divBdr>
        <w:top w:val="none" w:sz="0" w:space="0" w:color="auto"/>
        <w:left w:val="none" w:sz="0" w:space="0" w:color="auto"/>
        <w:bottom w:val="none" w:sz="0" w:space="0" w:color="auto"/>
        <w:right w:val="none" w:sz="0" w:space="0" w:color="auto"/>
      </w:divBdr>
    </w:div>
    <w:div w:id="1949503894">
      <w:bodyDiv w:val="1"/>
      <w:marLeft w:val="0"/>
      <w:marRight w:val="0"/>
      <w:marTop w:val="0"/>
      <w:marBottom w:val="0"/>
      <w:divBdr>
        <w:top w:val="none" w:sz="0" w:space="0" w:color="auto"/>
        <w:left w:val="none" w:sz="0" w:space="0" w:color="auto"/>
        <w:bottom w:val="none" w:sz="0" w:space="0" w:color="auto"/>
        <w:right w:val="none" w:sz="0" w:space="0" w:color="auto"/>
      </w:divBdr>
    </w:div>
    <w:div w:id="1960380018">
      <w:bodyDiv w:val="1"/>
      <w:marLeft w:val="0"/>
      <w:marRight w:val="0"/>
      <w:marTop w:val="0"/>
      <w:marBottom w:val="0"/>
      <w:divBdr>
        <w:top w:val="none" w:sz="0" w:space="0" w:color="auto"/>
        <w:left w:val="none" w:sz="0" w:space="0" w:color="auto"/>
        <w:bottom w:val="none" w:sz="0" w:space="0" w:color="auto"/>
        <w:right w:val="none" w:sz="0" w:space="0" w:color="auto"/>
      </w:divBdr>
    </w:div>
    <w:div w:id="2004434277">
      <w:bodyDiv w:val="1"/>
      <w:marLeft w:val="0"/>
      <w:marRight w:val="0"/>
      <w:marTop w:val="0"/>
      <w:marBottom w:val="0"/>
      <w:divBdr>
        <w:top w:val="none" w:sz="0" w:space="0" w:color="auto"/>
        <w:left w:val="none" w:sz="0" w:space="0" w:color="auto"/>
        <w:bottom w:val="none" w:sz="0" w:space="0" w:color="auto"/>
        <w:right w:val="none" w:sz="0" w:space="0" w:color="auto"/>
      </w:divBdr>
    </w:div>
    <w:div w:id="2059694627">
      <w:bodyDiv w:val="1"/>
      <w:marLeft w:val="0"/>
      <w:marRight w:val="0"/>
      <w:marTop w:val="0"/>
      <w:marBottom w:val="0"/>
      <w:divBdr>
        <w:top w:val="none" w:sz="0" w:space="0" w:color="auto"/>
        <w:left w:val="none" w:sz="0" w:space="0" w:color="auto"/>
        <w:bottom w:val="none" w:sz="0" w:space="0" w:color="auto"/>
        <w:right w:val="none" w:sz="0" w:space="0" w:color="auto"/>
      </w:divBdr>
    </w:div>
    <w:div w:id="2068063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ntTable" Target="fontTable.xml"/><Relationship Id="rId3" Type="http://schemas.openxmlformats.org/officeDocument/2006/relationships/customXml" Target="../customXml/item2.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customXml" Target="../customXml/item1.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glossaryDocument" Target="glossary/document.xml"/><Relationship Id="rId10" Type="http://schemas.openxmlformats.org/officeDocument/2006/relationships/image" Target="media/image1.jpe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microsoft.com/office/2011/relationships/people" Target="people.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h&#228;rlig\Documents\Melanie\BFH\Manuskriptvorlagen\Vorlage%20f&#252;r%20Manuskrip2.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7D5D43564484F449B5AEBC7D09E3991"/>
        <w:category>
          <w:name w:val="Allgemein"/>
          <w:gallery w:val="placeholder"/>
        </w:category>
        <w:types>
          <w:type w:val="bbPlcHdr"/>
        </w:types>
        <w:behaviors>
          <w:behavior w:val="content"/>
        </w:behaviors>
        <w:guid w:val="{B52582C7-92B3-42B5-ACD7-97423281D49A}"/>
      </w:docPartPr>
      <w:docPartBody>
        <w:p w:rsidR="003057F5" w:rsidRDefault="000910B8" w:rsidP="000910B8">
          <w:pPr>
            <w:pStyle w:val="77D5D43564484F449B5AEBC7D09E3991"/>
          </w:pPr>
          <w:r w:rsidRPr="00C779B2">
            <w:rPr>
              <w:rStyle w:val="Platzhaltertext"/>
            </w:rPr>
            <w:t>Wählen Sie ein Element aus.</w:t>
          </w:r>
        </w:p>
      </w:docPartBody>
    </w:docPart>
    <w:docPart>
      <w:docPartPr>
        <w:name w:val="A30D310F12CD49199A1C454969AEEF2C"/>
        <w:category>
          <w:name w:val="Allgemein"/>
          <w:gallery w:val="placeholder"/>
        </w:category>
        <w:types>
          <w:type w:val="bbPlcHdr"/>
        </w:types>
        <w:behaviors>
          <w:behavior w:val="content"/>
        </w:behaviors>
        <w:guid w:val="{F5C5725D-807C-4CBE-B0EC-1D7CD873FCAC}"/>
      </w:docPartPr>
      <w:docPartBody>
        <w:p w:rsidR="003057F5" w:rsidRDefault="000910B8" w:rsidP="000910B8">
          <w:pPr>
            <w:pStyle w:val="A30D310F12CD49199A1C454969AEEF2C"/>
          </w:pPr>
          <w:r w:rsidRPr="002E1878">
            <w:rPr>
              <w:rStyle w:val="Platzhaltertext"/>
            </w:rPr>
            <w:t>Wählen Sie ein Element aus.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Lucida Sans">
    <w:panose1 w:val="020B0602040502020204"/>
    <w:charset w:val="00"/>
    <w:family w:val="swiss"/>
    <w:pitch w:val="variable"/>
    <w:sig w:usb0="8100AAF7" w:usb1="0000807B" w:usb2="00000008" w:usb3="00000000" w:csb0="0000009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Futura Lt BT">
    <w:altName w:val="Century Gothic"/>
    <w:charset w:val="00"/>
    <w:family w:val="swiss"/>
    <w:pitch w:val="variable"/>
    <w:sig w:usb0="00000087" w:usb1="00000000" w:usb2="00000000" w:usb3="00000000" w:csb0="0000001B"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revisionView w:markup="0" w:comments="0" w:insDel="0" w:formatting="0"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910B8"/>
    <w:rsid w:val="000910B8"/>
    <w:rsid w:val="0017028E"/>
    <w:rsid w:val="0024263B"/>
    <w:rsid w:val="003057F5"/>
    <w:rsid w:val="00374F89"/>
    <w:rsid w:val="00502900"/>
    <w:rsid w:val="00930F86"/>
    <w:rsid w:val="00A0632E"/>
    <w:rsid w:val="00AF5645"/>
    <w:rsid w:val="00C346FD"/>
    <w:rsid w:val="00C91C34"/>
    <w:rsid w:val="00F92307"/>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e-CH" w:eastAsia="de-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0910B8"/>
    <w:rPr>
      <w:color w:val="808080"/>
    </w:rPr>
  </w:style>
  <w:style w:type="paragraph" w:customStyle="1" w:styleId="77D5D43564484F449B5AEBC7D09E3991">
    <w:name w:val="77D5D43564484F449B5AEBC7D09E3991"/>
    <w:rsid w:val="000910B8"/>
  </w:style>
  <w:style w:type="paragraph" w:customStyle="1" w:styleId="A30D310F12CD49199A1C454969AEEF2C">
    <w:name w:val="A30D310F12CD49199A1C454969AEEF2C"/>
    <w:rsid w:val="000910B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2013-03-13T00:00:00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Woh</b:Tag>
    <b:SourceType>InternetSite</b:SourceType>
    <b:Guid>{41FA79C4-6597-40D0-99EE-E5A73CA8933F}</b:Guid>
    <b:Title>Wohnheim Riggisberg</b:Title>
    <b:URL>http://www.wohnheimriggisberg.ch/uber-uns/</b:URL>
    <b:Year>2016</b:Year>
    <b:Month>10</b:Month>
    <b:Day>24</b:Day>
    <b:RefOrder>2</b:RefOrder>
  </b:Source>
  <b:Source>
    <b:Tag>Lob</b:Tag>
    <b:SourceType>InternetSite</b:SourceType>
    <b:Guid>{D1026642-0064-46E5-94E6-AC08588FF879}</b:Guid>
    <b:Title>Lobos Informatik</b:Title>
    <b:URL>https://www.lobos.ch/index.php?id=52</b:URL>
    <b:Year>2016</b:Year>
    <b:Month>10</b:Month>
    <b:Day>25</b:Day>
    <b:RefOrder>14</b:RefOrder>
  </b:Source>
  <b:Source xmlns:b="http://schemas.openxmlformats.org/officeDocument/2006/bibliography">
    <b:Tag>Wik16</b:Tag>
    <b:SourceType>InternetSite</b:SourceType>
    <b:Guid>{64232232-D7DB-488A-941A-62E9F63D7304}</b:Guid>
    <b:Title>Wikipedia</b:Title>
    <b:Year>2016</b:Year>
    <b:Month>10</b:Month>
    <b:Day>26</b:Day>
    <b:URL>https://de.wikipedia.org/wiki/Lieferkette</b:URL>
    <b:RefOrder>15</b:RefOrder>
  </b:Source>
  <b:Source>
    <b:Tag>Dud17</b:Tag>
    <b:SourceType>InternetSite</b:SourceType>
    <b:Guid>{1C1DF64A-633D-45AA-9B89-5F14D221B81D}</b:Guid>
    <b:Title>http://www.duden.de/rechtschreibung/quo_vadis_</b:Title>
    <b:Year>2017</b:Year>
    <b:Author>
      <b:Author>
        <b:NameList>
          <b:Person>
            <b:Last>Duden</b:Last>
          </b:Person>
        </b:NameList>
      </b:Author>
    </b:Author>
    <b:InternetSiteTitle>http://www.duden.de/rechtschreibung/quo_vadis_</b:InternetSiteTitle>
    <b:Month>01</b:Month>
    <b:Day>06</b:Day>
    <b:URL>http://www.duden.de/rechtschreibung/quo_vadis_</b:URL>
    <b:RefOrder>1</b:RefOrder>
  </b:Source>
  <b:Source>
    <b:Tag>Urs16</b:Tag>
    <b:SourceType>Report</b:SourceType>
    <b:Guid>{B4F3C8B0-8CB1-407A-962C-7F3D872BB3FF}</b:Guid>
    <b:Title>Bericht über die Beschaffung, Logistik und Lagerbewirtschaftung im Wohnheim Riggisberg</b:Title>
    <b:Year>2016</b:Year>
    <b:Author>
      <b:Author>
        <b:NameList>
          <b:Person>
            <b:Last>Ritschard</b:Last>
            <b:First>Urs</b:First>
          </b:Person>
        </b:NameList>
      </b:Author>
    </b:Author>
    <b:Publisher>Urs Ritshchard</b:Publisher>
    <b:City>Seuzach</b:City>
    <b:RefOrder>3</b:RefOrder>
  </b:Source>
  <b:Source>
    <b:Tag>Tar17</b:Tag>
    <b:SourceType>InternetSite</b:SourceType>
    <b:Guid>{0D7EA53A-E2A1-4461-9CAB-E374055595DF}</b:Guid>
    <b:Title>https://www.tarifsuisse.ch/de/ueber-tarifsuisse/organisation/</b:Title>
    <b:Year>2017</b:Year>
    <b:Author>
      <b:Author>
        <b:NameList>
          <b:Person>
            <b:Last>tarifsuisse</b:Last>
          </b:Person>
        </b:NameList>
      </b:Author>
    </b:Author>
    <b:Month>06</b:Month>
    <b:Day>01</b:Day>
    <b:RefOrder>4</b:RefOrder>
  </b:Source>
  <b:Source>
    <b:Tag>Tar171</b:Tag>
    <b:SourceType>InternetSite</b:SourceType>
    <b:Guid>{D6A06EEC-8B5D-4270-972B-71D2B0AFAF7F}</b:Guid>
    <b:Author>
      <b:Author>
        <b:NameList>
          <b:Person>
            <b:Last>Tarifsuisse</b:Last>
          </b:Person>
        </b:NameList>
      </b:Author>
    </b:Author>
    <b:Title>https://www.tarifsuisse.ch/</b:Title>
    <b:Year>2017</b:Year>
    <b:Month>01</b:Month>
    <b:Day>13</b:Day>
    <b:RefOrder>16</b:RefOrder>
  </b:Source>
  <b:Source>
    <b:Tag>Ver</b:Tag>
    <b:SourceType>InternetSite</b:SourceType>
    <b:Guid>{C3228D9C-3401-4893-ACF8-45618AB397B4}</b:Guid>
    <b:Author>
      <b:Author>
        <b:NameList>
          <b:Person>
            <b:Last>vbb|abems</b:Last>
            <b:First>Verband</b:First>
            <b:Middle>Berner Pflege- &amp; Betreuungszentren -</b:Middle>
          </b:Person>
        </b:NameList>
      </b:Author>
    </b:Author>
    <b:Title>https://www.vbb-abems.ch</b:Title>
    <b:URL>https://www.vbb-abems.ch/files/01GS59M/vertrag_nebenleistungen_2014_vbb_abemshsk.pdf</b:URL>
    <b:Year>2017</b:Year>
    <b:Month>01</b:Month>
    <b:Day>12</b:Day>
    <b:RefOrder>5</b:RefOrder>
  </b:Source>
  <b:Source>
    <b:Tag>Hel17</b:Tag>
    <b:SourceType>InternetSite</b:SourceType>
    <b:Guid>{308F5FBA-3275-4E1B-BA67-5D2CB4B57469}</b:Guid>
    <b:Author>
      <b:Author>
        <b:NameList>
          <b:Person>
            <b:Last>Helena Adams</b:Last>
            <b:First>Ulrich</b:First>
            <b:Middle>Seiler</b:Middle>
          </b:Person>
        </b:NameList>
      </b:Author>
    </b:Author>
    <b:Title>https://www.vbb-abems.ch/files/01GS59M/vertrag_nebenleistungen_2014_vbb_abemshsk.pdf</b:Title>
    <b:Year>2017</b:Year>
    <b:Month>01</b:Month>
    <b:Day>13</b:Day>
    <b:RefOrder>6</b:RefOrder>
  </b:Source>
  <b:Source>
    <b:Tag>Ein17</b:Tag>
    <b:SourceType>InternetSite</b:SourceType>
    <b:Guid>{34C7238C-3BBC-4910-95EA-887B342CB173}</b:Guid>
    <b:Author>
      <b:Author>
        <b:NameList>
          <b:Person>
            <b:Last>Einkaufsmanager</b:Last>
          </b:Person>
        </b:NameList>
      </b:Author>
    </b:Author>
    <b:Title>http://www.einkaufsmanager.net/einkaeuferthemen/zentraler-einkauf.html</b:Title>
    <b:Year>2017</b:Year>
    <b:Month>01</b:Month>
    <b:Day>14</b:Day>
    <b:RefOrder>7</b:RefOrder>
  </b:Source>
  <b:Source>
    <b:Tag>Jör11</b:Tag>
    <b:SourceType>BookSection</b:SourceType>
    <b:Guid>{3D16F2EC-CA2B-4DCF-8E1C-84B994406A47}</b:Guid>
    <b:Title>Strategische Beschaffung in kleinen und mittleren Unternehmen</b:Title>
    <b:Year>2011</b:Year>
    <b:Author>
      <b:Author>
        <b:NameList>
          <b:Person>
            <b:Last>Bär</b:Last>
            <b:First>Jörg</b:First>
          </b:Person>
        </b:NameList>
      </b:Author>
      <b:BookAuthor>
        <b:NameList>
          <b:Person>
            <b:Last>Bär</b:Last>
            <b:First>Jörg</b:First>
          </b:Person>
        </b:NameList>
      </b:BookAuthor>
    </b:Author>
    <b:City>Hamburg</b:City>
    <b:Publisher>Bachelor + Master Publishing</b:Publisher>
    <b:Pages>45</b:Pages>
    <b:RefOrder>8</b:RefOrder>
  </b:Source>
  <b:Source>
    <b:Tag>htt17</b:Tag>
    <b:SourceType>InternetSite</b:SourceType>
    <b:Guid>{829E46F8-8964-405E-9E5A-4B12AB51799D}</b:Guid>
    <b:Title>http://www.lohnanalyse.ch/ch/loehne/details/einkaeuferin.html</b:Title>
    <b:Year>2017</b:Year>
    <b:Month>01</b:Month>
    <b:Day>14</b:Day>
    <b:Author>
      <b:Author>
        <b:NameList>
          <b:Person>
            <b:Last>Lohnanalyse</b:Last>
          </b:Person>
        </b:NameList>
      </b:Author>
    </b:Author>
    <b:RefOrder>9</b:RefOrder>
  </b:Source>
  <b:Source>
    <b:Tag>WLW17</b:Tag>
    <b:SourceType>InternetSite</b:SourceType>
    <b:Guid>{B1A83535-7265-44A8-93E2-2E5CADBD652F}</b:Guid>
    <b:Author>
      <b:Author>
        <b:NameList>
          <b:Person>
            <b:Last>B2B</b:Last>
          </b:Person>
        </b:NameList>
      </b:Author>
    </b:Author>
    <b:Title>https://www.wlw.de/de/inside-business/einkauf/beschaffungsprozess-checkliste</b:Title>
    <b:Year>2017</b:Year>
    <b:Month>01</b:Month>
    <b:Day>14</b:Day>
    <b:RefOrder>10</b:RefOrder>
  </b:Source>
  <b:Source>
    <b:Tag>htt171</b:Tag>
    <b:SourceType>InternetSite</b:SourceType>
    <b:Guid>{DD30B910-65F5-4617-8633-9BC58887BF4F}</b:Guid>
    <b:Title>http://www.bewerbung-tipps.com/blog/wirtschaft/outsourcing-vorteile-nachteile/</b:Title>
    <b:InternetSiteTitle>http://www.bewerbung-tipps.com/blog/wirtschaft/outsourcing-vorteile-nachteile/</b:InternetSiteTitle>
    <b:Year>2017</b:Year>
    <b:Month>01</b:Month>
    <b:Day>21</b:Day>
    <b:RefOrder>17</b:RefOrder>
  </b:Source>
  <b:Source>
    <b:Tag>Bew17</b:Tag>
    <b:SourceType>InternetSite</b:SourceType>
    <b:Guid>{1039895C-9933-4430-86CE-65D23AB35F8D}</b:Guid>
    <b:Author>
      <b:Author>
        <b:NameList>
          <b:Person>
            <b:Last>Schweiger</b:Last>
            <b:First>Prof.</b:First>
            <b:Middle>Dr.-Ing. Stefan</b:Middle>
          </b:Person>
        </b:NameList>
      </b:Author>
    </b:Author>
    <b:Title>http://www.logistik-heute.de/Kompetenz-Logistik-Wissen-Know-How/7114/Hintergrundberichte/Outsourcing-Erfolgreiche-Fremdvergabe</b:Title>
    <b:Year>2017</b:Year>
    <b:Month>01</b:Month>
    <b:Day>21</b:Day>
    <b:RefOrder>12</b:RefOrder>
  </b:Source>
  <b:Source>
    <b:Tag>Ber05</b:Tag>
    <b:SourceType>Book</b:SourceType>
    <b:Guid>{C2531306-6C1F-4A3E-AE29-230A850CD9F7}</b:Guid>
    <b:Title>Logistik Outsourcing</b:Title>
    <b:Year>2005</b:Year>
    <b:Author>
      <b:Author>
        <b:NameList>
          <b:Person>
            <b:Last>Dauppert</b:Last>
            <b:First>Bernd</b:First>
            <b:Middle>Müller-</b:Middle>
          </b:Person>
        </b:NameList>
      </b:Author>
    </b:Author>
    <b:City>München</b:City>
    <b:Publisher>Vogel</b:Publisher>
    <b:RefOrder>13</b:RefOrder>
  </b:Source>
  <b:Source>
    <b:Tag>Con17</b:Tag>
    <b:SourceType>DocumentFromInternetSite</b:SourceType>
    <b:Guid>{AEA72F9F-244B-432F-BE39-3269C2468AE9}</b:Guid>
    <b:Author>
      <b:Author>
        <b:NameList>
          <b:Person>
            <b:Last>Consultants</b:Last>
            <b:First>Goetzpartners</b:First>
            <b:Middle>Management</b:Middle>
          </b:Person>
        </b:NameList>
      </b:Author>
    </b:Author>
    <b:Title>Reduktion und Variabilisierung von Kosten durch Outsourcing</b:Title>
    <b:Year>2017</b:Year>
    <b:Month>01</b:Month>
    <b:Day>25</b:Day>
    <b:InternetSiteTitle>https://www.goetzpartners.com/uploads/tx_gp/V07_Produktflyer_Outsourcing.pdf</b:InternetSiteTitle>
    <b:RefOrder>11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F6F8242-1532-4158-87A9-636118A5EF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Vorlage für Manuskrip2</Template>
  <TotalTime>0</TotalTime>
  <Pages>23</Pages>
  <Words>4617</Words>
  <Characters>29090</Characters>
  <Application>Microsoft Office Word</Application>
  <DocSecurity>0</DocSecurity>
  <Lines>242</Lines>
  <Paragraphs>67</Paragraphs>
  <ScaleCrop>false</ScaleCrop>
  <HeadingPairs>
    <vt:vector size="2" baseType="variant">
      <vt:variant>
        <vt:lpstr>Titel</vt:lpstr>
      </vt:variant>
      <vt:variant>
        <vt:i4>1</vt:i4>
      </vt:variant>
    </vt:vector>
  </HeadingPairs>
  <TitlesOfParts>
    <vt:vector size="1" baseType="lpstr">
      <vt:lpstr>Vorlage für Masterthesis</vt:lpstr>
    </vt:vector>
  </TitlesOfParts>
  <Manager>Alex Zbinden - 08.04.2008</Manager>
  <Company>FH Bern, Medizintechnik / Medizininformatik</Company>
  <LinksUpToDate>false</LinksUpToDate>
  <CharactersWithSpaces>33640</CharactersWithSpaces>
  <SharedDoc>false</SharedDoc>
  <HLinks>
    <vt:vector size="48" baseType="variant">
      <vt:variant>
        <vt:i4>1507376</vt:i4>
      </vt:variant>
      <vt:variant>
        <vt:i4>50</vt:i4>
      </vt:variant>
      <vt:variant>
        <vt:i4>0</vt:i4>
      </vt:variant>
      <vt:variant>
        <vt:i4>5</vt:i4>
      </vt:variant>
      <vt:variant>
        <vt:lpwstr/>
      </vt:variant>
      <vt:variant>
        <vt:lpwstr>_Toc261104334</vt:lpwstr>
      </vt:variant>
      <vt:variant>
        <vt:i4>1507376</vt:i4>
      </vt:variant>
      <vt:variant>
        <vt:i4>44</vt:i4>
      </vt:variant>
      <vt:variant>
        <vt:i4>0</vt:i4>
      </vt:variant>
      <vt:variant>
        <vt:i4>5</vt:i4>
      </vt:variant>
      <vt:variant>
        <vt:lpwstr/>
      </vt:variant>
      <vt:variant>
        <vt:lpwstr>_Toc261104333</vt:lpwstr>
      </vt:variant>
      <vt:variant>
        <vt:i4>1507376</vt:i4>
      </vt:variant>
      <vt:variant>
        <vt:i4>38</vt:i4>
      </vt:variant>
      <vt:variant>
        <vt:i4>0</vt:i4>
      </vt:variant>
      <vt:variant>
        <vt:i4>5</vt:i4>
      </vt:variant>
      <vt:variant>
        <vt:lpwstr/>
      </vt:variant>
      <vt:variant>
        <vt:lpwstr>_Toc261104332</vt:lpwstr>
      </vt:variant>
      <vt:variant>
        <vt:i4>1507376</vt:i4>
      </vt:variant>
      <vt:variant>
        <vt:i4>32</vt:i4>
      </vt:variant>
      <vt:variant>
        <vt:i4>0</vt:i4>
      </vt:variant>
      <vt:variant>
        <vt:i4>5</vt:i4>
      </vt:variant>
      <vt:variant>
        <vt:lpwstr/>
      </vt:variant>
      <vt:variant>
        <vt:lpwstr>_Toc261104331</vt:lpwstr>
      </vt:variant>
      <vt:variant>
        <vt:i4>1507376</vt:i4>
      </vt:variant>
      <vt:variant>
        <vt:i4>26</vt:i4>
      </vt:variant>
      <vt:variant>
        <vt:i4>0</vt:i4>
      </vt:variant>
      <vt:variant>
        <vt:i4>5</vt:i4>
      </vt:variant>
      <vt:variant>
        <vt:lpwstr/>
      </vt:variant>
      <vt:variant>
        <vt:lpwstr>_Toc261104330</vt:lpwstr>
      </vt:variant>
      <vt:variant>
        <vt:i4>1441840</vt:i4>
      </vt:variant>
      <vt:variant>
        <vt:i4>20</vt:i4>
      </vt:variant>
      <vt:variant>
        <vt:i4>0</vt:i4>
      </vt:variant>
      <vt:variant>
        <vt:i4>5</vt:i4>
      </vt:variant>
      <vt:variant>
        <vt:lpwstr/>
      </vt:variant>
      <vt:variant>
        <vt:lpwstr>_Toc261104329</vt:lpwstr>
      </vt:variant>
      <vt:variant>
        <vt:i4>1441840</vt:i4>
      </vt:variant>
      <vt:variant>
        <vt:i4>14</vt:i4>
      </vt:variant>
      <vt:variant>
        <vt:i4>0</vt:i4>
      </vt:variant>
      <vt:variant>
        <vt:i4>5</vt:i4>
      </vt:variant>
      <vt:variant>
        <vt:lpwstr/>
      </vt:variant>
      <vt:variant>
        <vt:lpwstr>_Toc261104328</vt:lpwstr>
      </vt:variant>
      <vt:variant>
        <vt:i4>1441840</vt:i4>
      </vt:variant>
      <vt:variant>
        <vt:i4>8</vt:i4>
      </vt:variant>
      <vt:variant>
        <vt:i4>0</vt:i4>
      </vt:variant>
      <vt:variant>
        <vt:i4>5</vt:i4>
      </vt:variant>
      <vt:variant>
        <vt:lpwstr/>
      </vt:variant>
      <vt:variant>
        <vt:lpwstr>_Toc261104327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für Masterthesis</dc:title>
  <dc:subject>Geben Sie bitte den Zweck dieser Datei in Swissmentor unter "Dateieigenschaften" im Feld "Zweck" ein.</dc:subject>
  <dc:creator>Geben Sie die Autoren bitte in Swissmentor unter "Datei"  im Feld "Autoren" ein</dc:creator>
  <cp:keywords>Geben Sie bitte die Stichwörter dieser Datei in Swissmentor unter "Dateieigenschaften" im Feld "Stickwörter " ein.</cp:keywords>
  <dc:description>Fügen Sie bitte allgemeine Bemerkungen zu dieser Arbeit in Swissmentor unter "Eigenschaften" ein.</dc:description>
  <cp:lastModifiedBy>Mirjam</cp:lastModifiedBy>
  <cp:revision>76</cp:revision>
  <cp:lastPrinted>2008-01-15T06:39:00Z</cp:lastPrinted>
  <dcterms:created xsi:type="dcterms:W3CDTF">2017-01-06T12:51:00Z</dcterms:created>
  <dcterms:modified xsi:type="dcterms:W3CDTF">2017-01-25T20:46:00Z</dcterms:modified>
  <cp:category>Vorlage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Version">
    <vt:i4>46</vt:i4>
  </property>
  <property fmtid="{D5CDD505-2E9C-101B-9397-08002B2CF9AE}" pid="3" name="_Revisionsdatum">
    <vt:filetime>2008-01-02T23:00:00Z</vt:filetime>
  </property>
  <property fmtid="{D5CDD505-2E9C-101B-9397-08002B2CF9AE}" pid="4" name="_Autor">
    <vt:lpwstr>Alex Zbinden</vt:lpwstr>
  </property>
  <property fmtid="{D5CDD505-2E9C-101B-9397-08002B2CF9AE}" pid="5" name="SM_VersionNumber">
    <vt:i4>35</vt:i4>
  </property>
  <property fmtid="{D5CDD505-2E9C-101B-9397-08002B2CF9AE}" pid="6" name="SM_Maturity">
    <vt:lpwstr>in Ausarbeitung</vt:lpwstr>
  </property>
  <property fmtid="{D5CDD505-2E9C-101B-9397-08002B2CF9AE}" pid="7" name="SM_URLLink">
    <vt:lpwstr>swissmentor://bfh.swissmentor.com/navigate/UnklassifiziertesDokument/57778/Vorlage_fuer_Masterthesis.docx</vt:lpwstr>
  </property>
</Properties>
</file>